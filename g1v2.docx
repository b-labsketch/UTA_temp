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76A69" w14:textId="7A02998A" w:rsidR="00011A72" w:rsidRPr="00F02C06" w:rsidRDefault="00011A72" w:rsidP="00011A72">
      <w:pPr>
        <w:ind w:left="-720" w:right="-720"/>
        <w:rPr>
          <w:rFonts w:ascii="Arial" w:hAnsi="Arial" w:cs="Arial"/>
          <w:sz w:val="18"/>
          <w:szCs w:val="18"/>
        </w:rPr>
      </w:pPr>
      <w:r>
        <w:rPr>
          <w:rFonts w:ascii="Arial" w:hAnsi="Arial" w:cs="Arial"/>
          <w:sz w:val="18"/>
          <w:szCs w:val="18"/>
        </w:rPr>
        <w:t xml:space="preserve">The full version of this formal grievance is presented as </w:t>
      </w:r>
      <w:r w:rsidRPr="00011A72">
        <w:rPr>
          <w:rFonts w:ascii="Arial" w:hAnsi="Arial" w:cs="Arial"/>
          <w:b/>
          <w:bCs/>
          <w:sz w:val="18"/>
          <w:szCs w:val="18"/>
        </w:rPr>
        <w:t>EXHIBIT A</w:t>
      </w:r>
      <w:r>
        <w:rPr>
          <w:rFonts w:ascii="Arial" w:hAnsi="Arial" w:cs="Arial"/>
          <w:b/>
          <w:bCs/>
          <w:sz w:val="18"/>
          <w:szCs w:val="18"/>
        </w:rPr>
        <w:t xml:space="preserve">, </w:t>
      </w:r>
      <w:r w:rsidRPr="00011A72">
        <w:rPr>
          <w:rFonts w:ascii="Arial" w:hAnsi="Arial" w:cs="Arial"/>
          <w:sz w:val="18"/>
          <w:szCs w:val="18"/>
        </w:rPr>
        <w:t>attached</w:t>
      </w:r>
      <w:r>
        <w:rPr>
          <w:rFonts w:ascii="Arial" w:hAnsi="Arial" w:cs="Arial"/>
          <w:sz w:val="18"/>
          <w:szCs w:val="18"/>
        </w:rPr>
        <w:t xml:space="preserve">. </w:t>
      </w:r>
      <w:r w:rsidRPr="00F02C06">
        <w:rPr>
          <w:rFonts w:ascii="Arial" w:hAnsi="Arial" w:cs="Arial"/>
          <w:sz w:val="18"/>
          <w:szCs w:val="18"/>
        </w:rPr>
        <w:t>On October 22, 2023, Dean Rivera-</w:t>
      </w:r>
      <w:proofErr w:type="spellStart"/>
      <w:r w:rsidRPr="00F02C06">
        <w:rPr>
          <w:rFonts w:ascii="Arial" w:hAnsi="Arial" w:cs="Arial"/>
          <w:sz w:val="18"/>
          <w:szCs w:val="18"/>
        </w:rPr>
        <w:t>Servera</w:t>
      </w:r>
      <w:proofErr w:type="spellEnd"/>
      <w:del w:id="0" w:author="Byron Wilson" w:date="2024-01-20T13:19:00Z">
        <w:r w:rsidRPr="00F02C06" w:rsidDel="004F356E">
          <w:rPr>
            <w:rFonts w:ascii="Arial" w:hAnsi="Arial" w:cs="Arial"/>
            <w:sz w:val="18"/>
            <w:szCs w:val="18"/>
          </w:rPr>
          <w:delText>s</w:delText>
        </w:r>
      </w:del>
      <w:r w:rsidRPr="00F02C06">
        <w:rPr>
          <w:rFonts w:ascii="Arial" w:hAnsi="Arial" w:cs="Arial"/>
          <w:sz w:val="18"/>
          <w:szCs w:val="18"/>
        </w:rPr>
        <w:t xml:space="preserve"> sent an email (</w:t>
      </w:r>
      <w:r w:rsidRPr="00F02C06">
        <w:rPr>
          <w:rFonts w:ascii="Arial" w:hAnsi="Arial" w:cs="Arial"/>
          <w:b/>
          <w:bCs/>
          <w:sz w:val="18"/>
          <w:szCs w:val="18"/>
        </w:rPr>
        <w:t xml:space="preserve">EXHIBIT </w:t>
      </w:r>
      <w:r>
        <w:rPr>
          <w:rFonts w:ascii="Arial" w:hAnsi="Arial" w:cs="Arial"/>
          <w:b/>
          <w:bCs/>
          <w:sz w:val="18"/>
          <w:szCs w:val="18"/>
        </w:rPr>
        <w:t>B</w:t>
      </w:r>
      <w:r w:rsidRPr="00F02C06">
        <w:rPr>
          <w:rFonts w:ascii="Arial" w:hAnsi="Arial" w:cs="Arial"/>
          <w:sz w:val="18"/>
          <w:szCs w:val="18"/>
        </w:rPr>
        <w:t xml:space="preserve">) to Assistant Dean Lorenzo directing her to investigate the structure and administration of the MA in Design </w:t>
      </w:r>
      <w:ins w:id="1" w:author="Byron Wilson" w:date="2024-01-20T13:20:00Z">
        <w:r w:rsidR="004F356E">
          <w:rPr>
            <w:rFonts w:ascii="Arial" w:hAnsi="Arial" w:cs="Arial"/>
            <w:sz w:val="18"/>
            <w:szCs w:val="18"/>
          </w:rPr>
          <w:t>focused on</w:t>
        </w:r>
      </w:ins>
      <w:del w:id="2" w:author="Byron Wilson" w:date="2024-01-20T13:20:00Z">
        <w:r w:rsidRPr="00F02C06" w:rsidDel="004F356E">
          <w:rPr>
            <w:rFonts w:ascii="Arial" w:hAnsi="Arial" w:cs="Arial"/>
            <w:sz w:val="18"/>
            <w:szCs w:val="18"/>
          </w:rPr>
          <w:delText>and</w:delText>
        </w:r>
      </w:del>
      <w:r w:rsidRPr="00F02C06">
        <w:rPr>
          <w:rFonts w:ascii="Arial" w:hAnsi="Arial" w:cs="Arial"/>
          <w:sz w:val="18"/>
          <w:szCs w:val="18"/>
        </w:rPr>
        <w:t xml:space="preserve"> Health Program, which were determined several years ago, long before my arrival at UT a year and a half ago. Instead, Lorenzo (at the “behind-the-scenes” direction of Rivera-</w:t>
      </w:r>
      <w:proofErr w:type="spellStart"/>
      <w:r w:rsidRPr="00F02C06">
        <w:rPr>
          <w:rFonts w:ascii="Arial" w:hAnsi="Arial" w:cs="Arial"/>
          <w:sz w:val="18"/>
          <w:szCs w:val="18"/>
        </w:rPr>
        <w:t>Servera</w:t>
      </w:r>
      <w:proofErr w:type="spellEnd"/>
      <w:del w:id="3" w:author="Byron Wilson" w:date="2024-01-20T13:20:00Z">
        <w:r w:rsidRPr="00F02C06" w:rsidDel="004F356E">
          <w:rPr>
            <w:rFonts w:ascii="Arial" w:hAnsi="Arial" w:cs="Arial"/>
            <w:sz w:val="18"/>
            <w:szCs w:val="18"/>
          </w:rPr>
          <w:delText>s</w:delText>
        </w:r>
      </w:del>
      <w:r w:rsidRPr="00F02C06">
        <w:rPr>
          <w:rFonts w:ascii="Arial" w:hAnsi="Arial" w:cs="Arial"/>
          <w:sz w:val="18"/>
          <w:szCs w:val="18"/>
        </w:rPr>
        <w:t xml:space="preserve">, as admitted by him in my December 18, </w:t>
      </w:r>
      <w:proofErr w:type="gramStart"/>
      <w:r w:rsidRPr="00F02C06">
        <w:rPr>
          <w:rFonts w:ascii="Arial" w:hAnsi="Arial" w:cs="Arial"/>
          <w:sz w:val="18"/>
          <w:szCs w:val="18"/>
        </w:rPr>
        <w:t>2023</w:t>
      </w:r>
      <w:proofErr w:type="gramEnd"/>
      <w:r w:rsidRPr="00F02C06">
        <w:rPr>
          <w:rFonts w:ascii="Arial" w:hAnsi="Arial" w:cs="Arial"/>
          <w:sz w:val="18"/>
          <w:szCs w:val="18"/>
        </w:rPr>
        <w:t xml:space="preserve"> Informal Resolution meeting), under the guise of studying the program’s “curriculum,” performed a secret investigation of my teaching ability</w:t>
      </w:r>
      <w:ins w:id="4" w:author="Byron Wilson" w:date="2024-01-20T13:21:00Z">
        <w:r w:rsidR="004F356E">
          <w:rPr>
            <w:rFonts w:ascii="Arial" w:hAnsi="Arial" w:cs="Arial"/>
            <w:sz w:val="18"/>
            <w:szCs w:val="18"/>
          </w:rPr>
          <w:t xml:space="preserve"> and performance</w:t>
        </w:r>
      </w:ins>
      <w:r w:rsidRPr="00F02C06">
        <w:rPr>
          <w:rFonts w:ascii="Arial" w:hAnsi="Arial" w:cs="Arial"/>
          <w:sz w:val="18"/>
          <w:szCs w:val="18"/>
        </w:rPr>
        <w:t xml:space="preserve"> without my knowledge outside of established UT Austin HOP 2-2310: Faculty Evaluations (</w:t>
      </w:r>
      <w:r w:rsidRPr="00F02C06">
        <w:rPr>
          <w:rFonts w:ascii="Arial" w:hAnsi="Arial" w:cs="Arial"/>
          <w:b/>
          <w:bCs/>
          <w:sz w:val="18"/>
          <w:szCs w:val="18"/>
        </w:rPr>
        <w:t xml:space="preserve">EXHIBIT </w:t>
      </w:r>
      <w:r>
        <w:rPr>
          <w:rFonts w:ascii="Arial" w:hAnsi="Arial" w:cs="Arial"/>
          <w:b/>
          <w:bCs/>
          <w:sz w:val="18"/>
          <w:szCs w:val="18"/>
        </w:rPr>
        <w:t>C</w:t>
      </w:r>
      <w:r w:rsidRPr="00F02C06">
        <w:rPr>
          <w:rFonts w:ascii="Arial" w:hAnsi="Arial" w:cs="Arial"/>
          <w:sz w:val="18"/>
          <w:szCs w:val="18"/>
        </w:rPr>
        <w:t xml:space="preserve">). </w:t>
      </w:r>
    </w:p>
    <w:p w14:paraId="614A1F66" w14:textId="77777777" w:rsidR="00011A72" w:rsidRPr="00011A72" w:rsidRDefault="00011A72" w:rsidP="00011A72">
      <w:pPr>
        <w:ind w:left="-720" w:right="-720"/>
        <w:rPr>
          <w:rFonts w:ascii="Arial" w:hAnsi="Arial" w:cs="Arial"/>
          <w:sz w:val="10"/>
          <w:szCs w:val="10"/>
        </w:rPr>
      </w:pPr>
    </w:p>
    <w:p w14:paraId="73A3836A" w14:textId="24A06A96" w:rsidR="00011A72" w:rsidRPr="00F02C06" w:rsidRDefault="00011A72" w:rsidP="00011A72">
      <w:pPr>
        <w:ind w:left="-720" w:right="-720"/>
        <w:rPr>
          <w:rFonts w:ascii="Arial" w:hAnsi="Arial" w:cs="Arial"/>
          <w:sz w:val="18"/>
          <w:szCs w:val="18"/>
        </w:rPr>
      </w:pPr>
      <w:r w:rsidRPr="00F02C06">
        <w:rPr>
          <w:rFonts w:ascii="Arial" w:hAnsi="Arial" w:cs="Arial"/>
          <w:sz w:val="18"/>
          <w:szCs w:val="18"/>
        </w:rPr>
        <w:t xml:space="preserve">On Thursday, December 7 (in the presence of Mr. Tim Creswick), </w:t>
      </w:r>
      <w:ins w:id="5" w:author="Byron Wilson" w:date="2024-01-20T13:21:00Z">
        <w:r w:rsidR="004F356E">
          <w:rPr>
            <w:rFonts w:ascii="Arial" w:hAnsi="Arial" w:cs="Arial"/>
            <w:sz w:val="18"/>
            <w:szCs w:val="18"/>
          </w:rPr>
          <w:t xml:space="preserve">Assistant Dean </w:t>
        </w:r>
      </w:ins>
      <w:r w:rsidRPr="00F02C06">
        <w:rPr>
          <w:rFonts w:ascii="Arial" w:hAnsi="Arial" w:cs="Arial"/>
          <w:sz w:val="18"/>
          <w:szCs w:val="18"/>
        </w:rPr>
        <w:t xml:space="preserve">Lorenzo met with me to inform me that she had been </w:t>
      </w:r>
      <w:proofErr w:type="gramStart"/>
      <w:r w:rsidRPr="00F02C06">
        <w:rPr>
          <w:rFonts w:ascii="Arial" w:hAnsi="Arial" w:cs="Arial"/>
          <w:sz w:val="18"/>
          <w:szCs w:val="18"/>
        </w:rPr>
        <w:t>conducting an investigation</w:t>
      </w:r>
      <w:proofErr w:type="gramEnd"/>
      <w:r w:rsidRPr="00F02C06">
        <w:rPr>
          <w:rFonts w:ascii="Arial" w:hAnsi="Arial" w:cs="Arial"/>
          <w:sz w:val="18"/>
          <w:szCs w:val="18"/>
        </w:rPr>
        <w:t xml:space="preserve"> of my teaching by interviewing past and present students of the MA in Design </w:t>
      </w:r>
      <w:ins w:id="6" w:author="Byron Wilson" w:date="2024-01-20T13:22:00Z">
        <w:r w:rsidR="004F356E">
          <w:rPr>
            <w:rFonts w:ascii="Arial" w:hAnsi="Arial" w:cs="Arial"/>
            <w:sz w:val="18"/>
            <w:szCs w:val="18"/>
          </w:rPr>
          <w:t>focused on</w:t>
        </w:r>
      </w:ins>
      <w:del w:id="7" w:author="Byron Wilson" w:date="2024-01-20T13:22:00Z">
        <w:r w:rsidRPr="00F02C06" w:rsidDel="004F356E">
          <w:rPr>
            <w:rFonts w:ascii="Arial" w:hAnsi="Arial" w:cs="Arial"/>
            <w:sz w:val="18"/>
            <w:szCs w:val="18"/>
          </w:rPr>
          <w:delText>and</w:delText>
        </w:r>
      </w:del>
      <w:r w:rsidRPr="00F02C06">
        <w:rPr>
          <w:rFonts w:ascii="Arial" w:hAnsi="Arial" w:cs="Arial"/>
          <w:sz w:val="18"/>
          <w:szCs w:val="18"/>
        </w:rPr>
        <w:t xml:space="preserve"> Health program, and that they had characterized me as “scary.” </w:t>
      </w:r>
      <w:ins w:id="8" w:author="Byron Wilson" w:date="2024-01-20T13:22:00Z">
        <w:r w:rsidR="004F356E">
          <w:rPr>
            <w:rFonts w:ascii="Arial" w:hAnsi="Arial" w:cs="Arial"/>
            <w:sz w:val="18"/>
            <w:szCs w:val="18"/>
          </w:rPr>
          <w:t xml:space="preserve">Assistant Dean </w:t>
        </w:r>
      </w:ins>
      <w:r w:rsidRPr="00F02C06">
        <w:rPr>
          <w:rFonts w:ascii="Arial" w:hAnsi="Arial" w:cs="Arial"/>
          <w:sz w:val="18"/>
          <w:szCs w:val="18"/>
        </w:rPr>
        <w:t>Lorenzo told me that as an administrator, she was dutifully bound to respond to that description of me.  As I informed Dean Rivera-</w:t>
      </w:r>
      <w:proofErr w:type="spellStart"/>
      <w:r w:rsidRPr="00F02C06">
        <w:rPr>
          <w:rFonts w:ascii="Arial" w:hAnsi="Arial" w:cs="Arial"/>
          <w:sz w:val="18"/>
          <w:szCs w:val="18"/>
        </w:rPr>
        <w:t>Servera</w:t>
      </w:r>
      <w:proofErr w:type="spellEnd"/>
      <w:del w:id="9" w:author="Byron Wilson" w:date="2024-01-20T13:23:00Z">
        <w:r w:rsidRPr="00F02C06" w:rsidDel="004F356E">
          <w:rPr>
            <w:rFonts w:ascii="Arial" w:hAnsi="Arial" w:cs="Arial"/>
            <w:sz w:val="18"/>
            <w:szCs w:val="18"/>
          </w:rPr>
          <w:delText>s</w:delText>
        </w:r>
      </w:del>
      <w:r w:rsidRPr="00F02C06">
        <w:rPr>
          <w:rFonts w:ascii="Arial" w:hAnsi="Arial" w:cs="Arial"/>
          <w:sz w:val="18"/>
          <w:szCs w:val="18"/>
        </w:rPr>
        <w:t xml:space="preserve"> in the December 18, </w:t>
      </w:r>
      <w:proofErr w:type="gramStart"/>
      <w:r w:rsidRPr="00F02C06">
        <w:rPr>
          <w:rFonts w:ascii="Arial" w:hAnsi="Arial" w:cs="Arial"/>
          <w:sz w:val="18"/>
          <w:szCs w:val="18"/>
        </w:rPr>
        <w:t>2023</w:t>
      </w:r>
      <w:proofErr w:type="gramEnd"/>
      <w:r w:rsidRPr="00F02C06">
        <w:rPr>
          <w:rFonts w:ascii="Arial" w:hAnsi="Arial" w:cs="Arial"/>
          <w:sz w:val="18"/>
          <w:szCs w:val="18"/>
        </w:rPr>
        <w:t xml:space="preserve"> Informal Resolution meeting, which he referred to as a “courtesy” meeting, I was never informed as to how many MA students Assistant Dean Lorenzo spoke to, how she chose which ones to interview, what questions she asked them, or how many of them claimed I was “scary.” When my representative at the Informal Resolution meeting with Rivera-</w:t>
      </w:r>
      <w:proofErr w:type="spellStart"/>
      <w:r w:rsidRPr="00F02C06">
        <w:rPr>
          <w:rFonts w:ascii="Arial" w:hAnsi="Arial" w:cs="Arial"/>
          <w:sz w:val="18"/>
          <w:szCs w:val="18"/>
        </w:rPr>
        <w:t>Servera</w:t>
      </w:r>
      <w:proofErr w:type="spellEnd"/>
      <w:del w:id="10" w:author="Byron Wilson" w:date="2024-01-20T13:23:00Z">
        <w:r w:rsidRPr="00F02C06" w:rsidDel="004F356E">
          <w:rPr>
            <w:rFonts w:ascii="Arial" w:hAnsi="Arial" w:cs="Arial"/>
            <w:sz w:val="18"/>
            <w:szCs w:val="18"/>
          </w:rPr>
          <w:delText>s</w:delText>
        </w:r>
      </w:del>
      <w:r w:rsidRPr="00F02C06">
        <w:rPr>
          <w:rFonts w:ascii="Arial" w:hAnsi="Arial" w:cs="Arial"/>
          <w:sz w:val="18"/>
          <w:szCs w:val="18"/>
        </w:rPr>
        <w:t xml:space="preserve"> asked him if I could have a copy of the process by which the student interviews were done, he replied that I could go ahead and “file a formal grievance and ask for them through an Open Records Request.”</w:t>
      </w:r>
    </w:p>
    <w:p w14:paraId="62F560E8" w14:textId="77777777" w:rsidR="00011A72" w:rsidRPr="00011A72" w:rsidRDefault="00011A72" w:rsidP="00011A72">
      <w:pPr>
        <w:ind w:left="-720" w:right="-720"/>
        <w:rPr>
          <w:rFonts w:ascii="Arial" w:hAnsi="Arial" w:cs="Arial"/>
          <w:sz w:val="10"/>
          <w:szCs w:val="10"/>
        </w:rPr>
      </w:pPr>
    </w:p>
    <w:p w14:paraId="7A939798" w14:textId="39398AB0" w:rsidR="00011A72" w:rsidRPr="00F02C06" w:rsidRDefault="00011A72" w:rsidP="00011A72">
      <w:pPr>
        <w:ind w:left="-720" w:right="-720"/>
        <w:rPr>
          <w:rFonts w:ascii="Arial" w:hAnsi="Arial" w:cs="Arial"/>
          <w:i/>
          <w:iCs/>
          <w:color w:val="000000" w:themeColor="text1"/>
          <w:sz w:val="18"/>
          <w:szCs w:val="18"/>
        </w:rPr>
      </w:pPr>
      <w:r w:rsidRPr="00F02C06">
        <w:rPr>
          <w:rFonts w:ascii="Arial" w:hAnsi="Arial" w:cs="Arial"/>
          <w:sz w:val="18"/>
          <w:szCs w:val="18"/>
        </w:rPr>
        <w:t>On December 8, 2023, Lorenzo issued me a letter (</w:t>
      </w:r>
      <w:r w:rsidRPr="00F02C06">
        <w:rPr>
          <w:rFonts w:ascii="Arial" w:hAnsi="Arial" w:cs="Arial"/>
          <w:b/>
          <w:bCs/>
          <w:sz w:val="18"/>
          <w:szCs w:val="18"/>
        </w:rPr>
        <w:t xml:space="preserve">EXHIBIT </w:t>
      </w:r>
      <w:r>
        <w:rPr>
          <w:rFonts w:ascii="Arial" w:hAnsi="Arial" w:cs="Arial"/>
          <w:b/>
          <w:bCs/>
          <w:sz w:val="18"/>
          <w:szCs w:val="18"/>
        </w:rPr>
        <w:t>D</w:t>
      </w:r>
      <w:r w:rsidRPr="00F02C06">
        <w:rPr>
          <w:rFonts w:ascii="Arial" w:hAnsi="Arial" w:cs="Arial"/>
          <w:sz w:val="18"/>
          <w:szCs w:val="18"/>
        </w:rPr>
        <w:t>) detailing a list of sanctions she was imposing on me, including stripping me of my</w:t>
      </w:r>
      <w:r w:rsidRPr="00F02C06">
        <w:rPr>
          <w:rFonts w:ascii="Arial" w:hAnsi="Arial" w:cs="Arial"/>
          <w:color w:val="000000" w:themeColor="text1"/>
          <w:sz w:val="18"/>
          <w:szCs w:val="18"/>
        </w:rPr>
        <w:t xml:space="preserve"> leadership positions (amounting to $30,000 annually) for the MA in Design </w:t>
      </w:r>
      <w:del w:id="11" w:author="Byron Wilson" w:date="2024-01-20T13:24:00Z">
        <w:r w:rsidRPr="00F02C06" w:rsidDel="004F356E">
          <w:rPr>
            <w:rFonts w:ascii="Arial" w:hAnsi="Arial" w:cs="Arial"/>
            <w:color w:val="000000" w:themeColor="text1"/>
            <w:sz w:val="18"/>
            <w:szCs w:val="18"/>
          </w:rPr>
          <w:delText xml:space="preserve">and </w:delText>
        </w:r>
      </w:del>
      <w:ins w:id="12" w:author="Byron Wilson" w:date="2024-01-20T13:24:00Z">
        <w:r w:rsidR="004F356E">
          <w:rPr>
            <w:rFonts w:ascii="Arial" w:hAnsi="Arial" w:cs="Arial"/>
            <w:color w:val="000000" w:themeColor="text1"/>
            <w:sz w:val="18"/>
            <w:szCs w:val="18"/>
          </w:rPr>
          <w:t xml:space="preserve">focused on </w:t>
        </w:r>
      </w:ins>
      <w:r w:rsidRPr="00F02C06">
        <w:rPr>
          <w:rFonts w:ascii="Arial" w:hAnsi="Arial" w:cs="Arial"/>
          <w:color w:val="000000" w:themeColor="text1"/>
          <w:sz w:val="18"/>
          <w:szCs w:val="18"/>
        </w:rPr>
        <w:t>Health program, not authorizing any current or new research projects, requiring me to complete a faculty development support plan, reducing my summer administrative assignment for Summer of 2024 to $10,000, and increasing my teaching assignment to a 3+3 course load in Fall of 2024.</w:t>
      </w:r>
    </w:p>
    <w:p w14:paraId="0B2B90F7" w14:textId="77777777" w:rsidR="00011A72" w:rsidRPr="00011A72" w:rsidRDefault="00011A72" w:rsidP="00011A72">
      <w:pPr>
        <w:ind w:left="-720" w:right="-720"/>
        <w:rPr>
          <w:rFonts w:ascii="Arial" w:hAnsi="Arial" w:cs="Arial"/>
          <w:i/>
          <w:iCs/>
          <w:color w:val="2F5496" w:themeColor="accent1" w:themeShade="BF"/>
          <w:sz w:val="10"/>
          <w:szCs w:val="10"/>
        </w:rPr>
      </w:pPr>
    </w:p>
    <w:p w14:paraId="2165190B" w14:textId="1B8F1377" w:rsidR="00011A72" w:rsidRPr="00F02C06" w:rsidRDefault="00011A72" w:rsidP="00011A72">
      <w:pPr>
        <w:ind w:left="-720" w:right="-720"/>
        <w:rPr>
          <w:rFonts w:ascii="Arial" w:hAnsi="Arial" w:cs="Arial"/>
          <w:sz w:val="18"/>
          <w:szCs w:val="18"/>
        </w:rPr>
      </w:pPr>
      <w:r w:rsidRPr="00F02C06">
        <w:rPr>
          <w:rFonts w:ascii="Arial" w:hAnsi="Arial" w:cs="Arial"/>
          <w:sz w:val="18"/>
          <w:szCs w:val="18"/>
        </w:rPr>
        <w:t>The sanctions imposed on me by the named persons dramatically deprived me of my Property Interest, without procedural due process, in the original “rolling</w:t>
      </w:r>
      <w:r w:rsidR="00FB2D2B">
        <w:rPr>
          <w:rFonts w:ascii="Arial" w:hAnsi="Arial" w:cs="Arial"/>
          <w:sz w:val="18"/>
          <w:szCs w:val="18"/>
        </w:rPr>
        <w:t>”</w:t>
      </w:r>
      <w:r w:rsidRPr="00F02C06">
        <w:rPr>
          <w:rFonts w:ascii="Arial" w:hAnsi="Arial" w:cs="Arial"/>
          <w:sz w:val="18"/>
          <w:szCs w:val="18"/>
        </w:rPr>
        <w:t xml:space="preserve"> 3-year contract I was hired under by changing my contracted assignment of duties mid-contract, in the middle of the academic year, and prior to my having any formal faculty evaluation process completed by the SDCT Executive Committee, pursuant to UT Austin HOP 2-2151: Annual</w:t>
      </w:r>
      <w:r w:rsidRPr="00011A72">
        <w:rPr>
          <w:rFonts w:ascii="Arial" w:hAnsi="Arial" w:cs="Arial"/>
          <w:sz w:val="18"/>
          <w:szCs w:val="18"/>
        </w:rPr>
        <w:t xml:space="preserve"> </w:t>
      </w:r>
      <w:r w:rsidRPr="00F02C06">
        <w:rPr>
          <w:rFonts w:ascii="Arial" w:hAnsi="Arial" w:cs="Arial"/>
          <w:sz w:val="18"/>
          <w:szCs w:val="18"/>
        </w:rPr>
        <w:t>Evaluation of Faculty (</w:t>
      </w:r>
      <w:r w:rsidRPr="00F02C06">
        <w:rPr>
          <w:rFonts w:ascii="Arial" w:hAnsi="Arial" w:cs="Arial"/>
          <w:b/>
          <w:bCs/>
          <w:sz w:val="18"/>
          <w:szCs w:val="18"/>
        </w:rPr>
        <w:t xml:space="preserve">EXHIBIT </w:t>
      </w:r>
      <w:r>
        <w:rPr>
          <w:rFonts w:ascii="Arial" w:hAnsi="Arial" w:cs="Arial"/>
          <w:b/>
          <w:bCs/>
          <w:sz w:val="18"/>
          <w:szCs w:val="18"/>
        </w:rPr>
        <w:t>E</w:t>
      </w:r>
      <w:r w:rsidRPr="00F02C06">
        <w:rPr>
          <w:rFonts w:ascii="Arial" w:hAnsi="Arial" w:cs="Arial"/>
          <w:sz w:val="18"/>
          <w:szCs w:val="18"/>
        </w:rPr>
        <w:t>), and UT System Board of Regents Rule  30501: Employee Evaluations (</w:t>
      </w:r>
      <w:r w:rsidRPr="00F02C06">
        <w:rPr>
          <w:rFonts w:ascii="Arial" w:hAnsi="Arial" w:cs="Arial"/>
          <w:b/>
          <w:bCs/>
          <w:sz w:val="18"/>
          <w:szCs w:val="18"/>
        </w:rPr>
        <w:t xml:space="preserve">EXHIBIT </w:t>
      </w:r>
      <w:r>
        <w:rPr>
          <w:rFonts w:ascii="Arial" w:hAnsi="Arial" w:cs="Arial"/>
          <w:b/>
          <w:bCs/>
          <w:sz w:val="18"/>
          <w:szCs w:val="18"/>
        </w:rPr>
        <w:t>F</w:t>
      </w:r>
      <w:r w:rsidRPr="00F02C06">
        <w:rPr>
          <w:rFonts w:ascii="Arial" w:hAnsi="Arial" w:cs="Arial"/>
          <w:sz w:val="18"/>
          <w:szCs w:val="18"/>
        </w:rPr>
        <w:t xml:space="preserve">). </w:t>
      </w:r>
      <w:ins w:id="13" w:author="Byron Wilson" w:date="2024-01-20T13:25:00Z">
        <w:r w:rsidR="004F356E">
          <w:rPr>
            <w:rFonts w:ascii="Arial" w:hAnsi="Arial" w:cs="Arial"/>
            <w:sz w:val="18"/>
            <w:szCs w:val="18"/>
          </w:rPr>
          <w:t xml:space="preserve">Assistant Dean </w:t>
        </w:r>
      </w:ins>
      <w:r w:rsidRPr="00F02C06">
        <w:rPr>
          <w:rFonts w:ascii="Arial" w:hAnsi="Arial" w:cs="Arial"/>
          <w:sz w:val="18"/>
          <w:szCs w:val="18"/>
        </w:rPr>
        <w:t xml:space="preserve">Lorenzo lacked the qualifications and authority pursuant to UT Austin HOP 2-2151, Texas Education Code 51.942 (as indicated in Section II of this grievance), and professional and accreditation standards to evaluate the teaching performances of individual faculty. </w:t>
      </w:r>
    </w:p>
    <w:p w14:paraId="3E7E6F26" w14:textId="77777777" w:rsidR="00011A72" w:rsidRPr="00011A72" w:rsidRDefault="00011A72" w:rsidP="00011A72">
      <w:pPr>
        <w:ind w:left="-720" w:right="-720"/>
        <w:rPr>
          <w:rFonts w:ascii="Arial" w:hAnsi="Arial" w:cs="Arial"/>
          <w:sz w:val="10"/>
          <w:szCs w:val="10"/>
        </w:rPr>
      </w:pPr>
    </w:p>
    <w:p w14:paraId="137AC878" w14:textId="40E7E38B" w:rsidR="00011A72" w:rsidRPr="00F02C06" w:rsidRDefault="00011A72" w:rsidP="00011A72">
      <w:pPr>
        <w:ind w:left="-720" w:right="-720"/>
        <w:rPr>
          <w:rFonts w:ascii="Arial" w:hAnsi="Arial" w:cs="Arial"/>
          <w:sz w:val="18"/>
          <w:szCs w:val="18"/>
        </w:rPr>
      </w:pPr>
      <w:r w:rsidRPr="00F02C06">
        <w:rPr>
          <w:rFonts w:ascii="Arial" w:hAnsi="Arial" w:cs="Arial"/>
          <w:sz w:val="18"/>
          <w:szCs w:val="18"/>
        </w:rPr>
        <w:t>UT HOP 2-2151 requires that faculty performance must be evaluated based solely on the information faculty provide in their FARs, which in my case included not only CES scores and student comments, a glowing teaching observation by</w:t>
      </w:r>
      <w:del w:id="14" w:author="Byron Wilson" w:date="2024-01-20T13:31:00Z">
        <w:r w:rsidRPr="00F02C06" w:rsidDel="00783933">
          <w:rPr>
            <w:rFonts w:ascii="Arial" w:hAnsi="Arial" w:cs="Arial"/>
            <w:sz w:val="18"/>
            <w:szCs w:val="18"/>
          </w:rPr>
          <w:delText xml:space="preserve"> </w:delText>
        </w:r>
      </w:del>
      <w:ins w:id="15" w:author="Byron Wilson" w:date="2024-01-20T13:31:00Z">
        <w:r w:rsidR="00783933">
          <w:rPr>
            <w:rFonts w:ascii="Arial" w:hAnsi="Arial" w:cs="Arial"/>
            <w:sz w:val="18"/>
            <w:szCs w:val="18"/>
          </w:rPr>
          <w:t xml:space="preserve"> a Full Professor</w:t>
        </w:r>
      </w:ins>
      <w:del w:id="16" w:author="Byron Wilson" w:date="2024-01-20T13:31:00Z">
        <w:r w:rsidRPr="00F02C06" w:rsidDel="00783933">
          <w:rPr>
            <w:rFonts w:ascii="Arial" w:hAnsi="Arial" w:cs="Arial"/>
            <w:sz w:val="18"/>
            <w:szCs w:val="18"/>
          </w:rPr>
          <w:delText>Prof. Michael Ray Charles</w:delText>
        </w:r>
      </w:del>
      <w:r w:rsidRPr="00F02C06">
        <w:rPr>
          <w:rFonts w:ascii="Arial" w:hAnsi="Arial" w:cs="Arial"/>
          <w:sz w:val="18"/>
          <w:szCs w:val="18"/>
        </w:rPr>
        <w:t>, and a narrative contextualizing some of the challenges I faced in my first year of teaching at UT Austin (</w:t>
      </w:r>
      <w:r w:rsidRPr="00F02C06">
        <w:rPr>
          <w:rFonts w:ascii="Arial" w:hAnsi="Arial" w:cs="Arial"/>
          <w:b/>
          <w:bCs/>
          <w:sz w:val="18"/>
          <w:szCs w:val="18"/>
        </w:rPr>
        <w:t xml:space="preserve">EXHIBIT </w:t>
      </w:r>
      <w:r w:rsidR="00CD09AF">
        <w:rPr>
          <w:rFonts w:ascii="Arial" w:hAnsi="Arial" w:cs="Arial"/>
          <w:b/>
          <w:bCs/>
          <w:sz w:val="18"/>
          <w:szCs w:val="18"/>
        </w:rPr>
        <w:t>G</w:t>
      </w:r>
      <w:r w:rsidRPr="00F02C06">
        <w:rPr>
          <w:rFonts w:ascii="Arial" w:hAnsi="Arial" w:cs="Arial"/>
          <w:sz w:val="18"/>
          <w:szCs w:val="18"/>
        </w:rPr>
        <w:t xml:space="preserve">). Within my FAR I also included quotes from two </w:t>
      </w:r>
      <w:ins w:id="17" w:author="Byron Wilson" w:date="2024-01-20T13:32:00Z">
        <w:r w:rsidR="00783933">
          <w:rPr>
            <w:rFonts w:ascii="Arial" w:hAnsi="Arial" w:cs="Arial"/>
            <w:sz w:val="18"/>
            <w:szCs w:val="18"/>
          </w:rPr>
          <w:t xml:space="preserve">professional collaborators </w:t>
        </w:r>
      </w:ins>
      <w:del w:id="18" w:author="Byron Wilson" w:date="2024-01-20T13:32:00Z">
        <w:r w:rsidRPr="00F02C06" w:rsidDel="00783933">
          <w:rPr>
            <w:rFonts w:ascii="Arial" w:hAnsi="Arial" w:cs="Arial"/>
            <w:sz w:val="18"/>
            <w:szCs w:val="18"/>
          </w:rPr>
          <w:delText xml:space="preserve">individuals </w:delText>
        </w:r>
      </w:del>
      <w:r w:rsidRPr="00F02C06">
        <w:rPr>
          <w:rFonts w:ascii="Arial" w:hAnsi="Arial" w:cs="Arial"/>
          <w:sz w:val="18"/>
          <w:szCs w:val="18"/>
        </w:rPr>
        <w:t>with regular participation and observation of my performance in the Capstone course (DES 690).  Lorenzo’s secret and improper investigation of teaching ability did not include any aspect of the information I provided in my FAR, nor did it include any evaluation by faculty peers.</w:t>
      </w:r>
    </w:p>
    <w:p w14:paraId="686957E4" w14:textId="77777777" w:rsidR="00011A72" w:rsidRPr="00011A72" w:rsidRDefault="00011A72" w:rsidP="00011A72">
      <w:pPr>
        <w:ind w:left="-720" w:right="-720"/>
        <w:rPr>
          <w:rFonts w:ascii="Arial" w:hAnsi="Arial" w:cs="Arial"/>
          <w:sz w:val="10"/>
          <w:szCs w:val="10"/>
        </w:rPr>
      </w:pPr>
    </w:p>
    <w:p w14:paraId="2C5DBDCA" w14:textId="6EB32930" w:rsidR="00011A72" w:rsidRPr="00F02C06" w:rsidRDefault="00011A72" w:rsidP="00011A72">
      <w:pPr>
        <w:ind w:left="-720" w:right="-720"/>
        <w:rPr>
          <w:rFonts w:ascii="Arial" w:hAnsi="Arial" w:cs="Arial"/>
          <w:sz w:val="18"/>
          <w:szCs w:val="18"/>
        </w:rPr>
      </w:pPr>
      <w:r w:rsidRPr="00F02C06">
        <w:rPr>
          <w:rFonts w:ascii="Arial" w:hAnsi="Arial" w:cs="Arial"/>
          <w:sz w:val="18"/>
          <w:szCs w:val="18"/>
        </w:rPr>
        <w:t>The removal by the named persons of authorization, without good cause and due process, of my ability to conduct research, including removal of authorization for projects I am currently involved in as well any new research projects, infringes on my Academic Freedom, in violation of Texas Education Code 51.354 (</w:t>
      </w:r>
      <w:r w:rsidRPr="00F02C06">
        <w:rPr>
          <w:rFonts w:ascii="Arial" w:hAnsi="Arial" w:cs="Arial"/>
          <w:b/>
          <w:bCs/>
          <w:sz w:val="18"/>
          <w:szCs w:val="18"/>
        </w:rPr>
        <w:t xml:space="preserve">EXHIBIT </w:t>
      </w:r>
      <w:r w:rsidR="00CD09AF">
        <w:rPr>
          <w:rFonts w:ascii="Arial" w:hAnsi="Arial" w:cs="Arial"/>
          <w:b/>
          <w:bCs/>
          <w:sz w:val="18"/>
          <w:szCs w:val="18"/>
        </w:rPr>
        <w:t>H</w:t>
      </w:r>
      <w:r w:rsidRPr="00F02C06">
        <w:rPr>
          <w:rFonts w:ascii="Arial" w:hAnsi="Arial" w:cs="Arial"/>
          <w:sz w:val="18"/>
          <w:szCs w:val="18"/>
        </w:rPr>
        <w:t>)</w:t>
      </w:r>
      <w:r w:rsidRPr="00F02C06">
        <w:rPr>
          <w:rFonts w:ascii="Arial" w:hAnsi="Arial" w:cs="Arial"/>
          <w:b/>
          <w:bCs/>
          <w:sz w:val="18"/>
          <w:szCs w:val="18"/>
        </w:rPr>
        <w:t xml:space="preserve">, </w:t>
      </w:r>
      <w:r w:rsidRPr="00F02C06">
        <w:rPr>
          <w:rFonts w:ascii="Arial" w:hAnsi="Arial" w:cs="Arial"/>
          <w:sz w:val="18"/>
          <w:szCs w:val="18"/>
        </w:rPr>
        <w:t>UT Austin’s General</w:t>
      </w:r>
      <w:r w:rsidRPr="00011A72">
        <w:rPr>
          <w:rFonts w:ascii="Arial" w:hAnsi="Arial" w:cs="Arial"/>
          <w:sz w:val="18"/>
          <w:szCs w:val="18"/>
        </w:rPr>
        <w:t xml:space="preserve"> </w:t>
      </w:r>
      <w:r w:rsidRPr="00F02C06">
        <w:rPr>
          <w:rFonts w:ascii="Arial" w:hAnsi="Arial" w:cs="Arial"/>
          <w:sz w:val="18"/>
          <w:szCs w:val="18"/>
        </w:rPr>
        <w:t>Catalog, 2023-2024, Appendix C, Chapter 13: Speech, Expression, and Assembly (</w:t>
      </w:r>
      <w:r w:rsidRPr="00F02C06">
        <w:rPr>
          <w:rFonts w:ascii="Arial" w:hAnsi="Arial" w:cs="Arial"/>
          <w:b/>
          <w:bCs/>
          <w:sz w:val="18"/>
          <w:szCs w:val="18"/>
        </w:rPr>
        <w:t xml:space="preserve">EXHIBIT </w:t>
      </w:r>
      <w:r w:rsidR="00CD09AF">
        <w:rPr>
          <w:rFonts w:ascii="Arial" w:hAnsi="Arial" w:cs="Arial"/>
          <w:b/>
          <w:bCs/>
          <w:sz w:val="18"/>
          <w:szCs w:val="18"/>
        </w:rPr>
        <w:t>I</w:t>
      </w:r>
      <w:r w:rsidRPr="00F02C06">
        <w:rPr>
          <w:rFonts w:ascii="Arial" w:hAnsi="Arial" w:cs="Arial"/>
          <w:sz w:val="18"/>
          <w:szCs w:val="18"/>
        </w:rPr>
        <w:t>), and professional and accreditation standards (</w:t>
      </w:r>
      <w:r w:rsidRPr="00F02C06">
        <w:rPr>
          <w:rFonts w:ascii="Arial" w:hAnsi="Arial" w:cs="Arial"/>
          <w:b/>
          <w:bCs/>
          <w:sz w:val="18"/>
          <w:szCs w:val="18"/>
        </w:rPr>
        <w:t xml:space="preserve">EXHBITS </w:t>
      </w:r>
      <w:r w:rsidR="00CD09AF">
        <w:rPr>
          <w:rFonts w:ascii="Arial" w:hAnsi="Arial" w:cs="Arial"/>
          <w:b/>
          <w:bCs/>
          <w:sz w:val="18"/>
          <w:szCs w:val="18"/>
        </w:rPr>
        <w:t>J</w:t>
      </w:r>
      <w:r w:rsidRPr="00F02C06">
        <w:rPr>
          <w:rFonts w:ascii="Arial" w:hAnsi="Arial" w:cs="Arial"/>
          <w:b/>
          <w:bCs/>
          <w:sz w:val="18"/>
          <w:szCs w:val="18"/>
        </w:rPr>
        <w:t xml:space="preserve"> and </w:t>
      </w:r>
      <w:r w:rsidR="00CD09AF">
        <w:rPr>
          <w:rFonts w:ascii="Arial" w:hAnsi="Arial" w:cs="Arial"/>
          <w:b/>
          <w:bCs/>
          <w:sz w:val="18"/>
          <w:szCs w:val="18"/>
        </w:rPr>
        <w:t>K</w:t>
      </w:r>
      <w:r w:rsidRPr="00F02C06">
        <w:rPr>
          <w:rFonts w:ascii="Arial" w:hAnsi="Arial" w:cs="Arial"/>
          <w:sz w:val="18"/>
          <w:szCs w:val="18"/>
        </w:rPr>
        <w:t xml:space="preserve">). The removal of authorization for research also prevents me from complying with federal laws governing the human-subjects research I conduct as part of my teaching assignments in the program and my service assignment fulfilling the college’s contractual obligations to Dell Medical School, Dell-Seton Hospital, and Dell Children’s Hospital. Federal law requires all faculty to secure Institutional Research Board or IRB Office approval for all human-subjects research projects they engage in, including for all human-subjects research they have students conduct as part of courses they teach. This prohibition on my authorization to conduct research prevents me from fulfilling my teaching and service obligations in the MA in Design </w:t>
      </w:r>
      <w:del w:id="19" w:author="Byron Wilson" w:date="2024-01-20T13:34:00Z">
        <w:r w:rsidRPr="00F02C06" w:rsidDel="00783933">
          <w:rPr>
            <w:rFonts w:ascii="Arial" w:hAnsi="Arial" w:cs="Arial"/>
            <w:sz w:val="18"/>
            <w:szCs w:val="18"/>
          </w:rPr>
          <w:delText>and</w:delText>
        </w:r>
      </w:del>
      <w:r w:rsidRPr="00F02C06">
        <w:rPr>
          <w:rFonts w:ascii="Arial" w:hAnsi="Arial" w:cs="Arial"/>
          <w:sz w:val="18"/>
          <w:szCs w:val="18"/>
        </w:rPr>
        <w:t xml:space="preserve"> Health Program. Additionally, my original rolling 3-year contract includes a Professorial Fellowship to defray research and research-related travel expenses. Despite having the title of “Professional Professor” without a contractual tenure-track research assignment and expectation, I </w:t>
      </w:r>
      <w:r w:rsidR="00FB2D2B">
        <w:rPr>
          <w:rFonts w:ascii="Arial" w:hAnsi="Arial" w:cs="Arial"/>
          <w:sz w:val="18"/>
          <w:szCs w:val="18"/>
        </w:rPr>
        <w:t>was contractually</w:t>
      </w:r>
      <w:r w:rsidRPr="00F02C06">
        <w:rPr>
          <w:rFonts w:ascii="Arial" w:hAnsi="Arial" w:cs="Arial"/>
          <w:sz w:val="18"/>
          <w:szCs w:val="18"/>
        </w:rPr>
        <w:t xml:space="preserve"> appointed to execute the same research activities and maintain the same legal and professional Academic Freedom rights to engage in research projects of my choosing as tenure-track faculty. </w:t>
      </w:r>
    </w:p>
    <w:p w14:paraId="2346C0CE" w14:textId="77777777" w:rsidR="00011A72" w:rsidRPr="00011A72" w:rsidRDefault="00011A72" w:rsidP="00011A72">
      <w:pPr>
        <w:ind w:left="-720" w:right="-720"/>
        <w:rPr>
          <w:rFonts w:ascii="Arial" w:hAnsi="Arial" w:cs="Arial"/>
          <w:sz w:val="10"/>
          <w:szCs w:val="10"/>
        </w:rPr>
      </w:pPr>
    </w:p>
    <w:p w14:paraId="6C5F712E" w14:textId="100AB074" w:rsidR="00011A72" w:rsidRPr="00F02C06" w:rsidRDefault="00FB2D2B" w:rsidP="00011A72">
      <w:pPr>
        <w:ind w:left="-720" w:right="-720"/>
        <w:rPr>
          <w:rFonts w:ascii="Arial" w:hAnsi="Arial" w:cs="Arial"/>
          <w:sz w:val="18"/>
          <w:szCs w:val="18"/>
        </w:rPr>
      </w:pPr>
      <w:r>
        <w:rPr>
          <w:rFonts w:ascii="Arial" w:hAnsi="Arial" w:cs="Arial"/>
          <w:sz w:val="18"/>
          <w:szCs w:val="18"/>
        </w:rPr>
        <w:t xml:space="preserve">In summary, </w:t>
      </w:r>
      <w:r w:rsidR="00011A72" w:rsidRPr="00F02C06">
        <w:rPr>
          <w:rFonts w:ascii="Arial" w:hAnsi="Arial" w:cs="Arial"/>
          <w:sz w:val="18"/>
          <w:szCs w:val="18"/>
        </w:rPr>
        <w:t>Assistant Dean Lorenzo’s and Dean Rivera-</w:t>
      </w:r>
      <w:proofErr w:type="spellStart"/>
      <w:r w:rsidR="00011A72" w:rsidRPr="00F02C06">
        <w:rPr>
          <w:rFonts w:ascii="Arial" w:hAnsi="Arial" w:cs="Arial"/>
          <w:sz w:val="18"/>
          <w:szCs w:val="18"/>
        </w:rPr>
        <w:t>Servera’s</w:t>
      </w:r>
      <w:proofErr w:type="spellEnd"/>
      <w:r w:rsidR="00011A72" w:rsidRPr="00F02C06">
        <w:rPr>
          <w:rFonts w:ascii="Arial" w:hAnsi="Arial" w:cs="Arial"/>
          <w:sz w:val="18"/>
          <w:szCs w:val="18"/>
        </w:rPr>
        <w:t xml:space="preserve"> secret and improper investigation of my teaching abilities in the MA Design in Health Program has resulted in </w:t>
      </w:r>
      <w:r>
        <w:rPr>
          <w:rFonts w:ascii="Arial" w:hAnsi="Arial" w:cs="Arial"/>
          <w:sz w:val="18"/>
          <w:szCs w:val="18"/>
        </w:rPr>
        <w:t xml:space="preserve">harm by </w:t>
      </w:r>
      <w:r w:rsidR="00011A72" w:rsidRPr="00F02C06">
        <w:rPr>
          <w:rFonts w:ascii="Arial" w:hAnsi="Arial" w:cs="Arial"/>
          <w:sz w:val="18"/>
          <w:szCs w:val="18"/>
        </w:rPr>
        <w:t>my being stripped of my titles and roles in the MA in Design and Health Program</w:t>
      </w:r>
      <w:r>
        <w:rPr>
          <w:rFonts w:ascii="Arial" w:hAnsi="Arial" w:cs="Arial"/>
          <w:sz w:val="18"/>
          <w:szCs w:val="18"/>
        </w:rPr>
        <w:t xml:space="preserve"> and </w:t>
      </w:r>
      <w:r w:rsidR="00BE48AF">
        <w:rPr>
          <w:rFonts w:ascii="Arial" w:hAnsi="Arial" w:cs="Arial"/>
          <w:sz w:val="18"/>
          <w:szCs w:val="18"/>
        </w:rPr>
        <w:t xml:space="preserve">being </w:t>
      </w:r>
      <w:r>
        <w:rPr>
          <w:rFonts w:ascii="Arial" w:hAnsi="Arial" w:cs="Arial"/>
          <w:sz w:val="18"/>
          <w:szCs w:val="18"/>
        </w:rPr>
        <w:t>deprived</w:t>
      </w:r>
      <w:r w:rsidR="00011A72" w:rsidRPr="00F02C06">
        <w:rPr>
          <w:rFonts w:ascii="Arial" w:hAnsi="Arial" w:cs="Arial"/>
          <w:sz w:val="18"/>
          <w:szCs w:val="18"/>
        </w:rPr>
        <w:t xml:space="preserve"> of my Property Interest in my rolling 3-year contract </w:t>
      </w:r>
      <w:r>
        <w:rPr>
          <w:rFonts w:ascii="Arial" w:hAnsi="Arial" w:cs="Arial"/>
          <w:sz w:val="18"/>
          <w:szCs w:val="18"/>
        </w:rPr>
        <w:t xml:space="preserve">when </w:t>
      </w:r>
      <w:r w:rsidR="00BE48AF">
        <w:rPr>
          <w:rFonts w:ascii="Arial" w:hAnsi="Arial" w:cs="Arial"/>
          <w:sz w:val="18"/>
          <w:szCs w:val="18"/>
        </w:rPr>
        <w:t>the</w:t>
      </w:r>
      <w:r w:rsidR="00011A72" w:rsidRPr="00F02C06">
        <w:rPr>
          <w:rFonts w:ascii="Arial" w:hAnsi="Arial" w:cs="Arial"/>
          <w:sz w:val="18"/>
          <w:szCs w:val="18"/>
        </w:rPr>
        <w:t xml:space="preserve"> “rolling” aspect of </w:t>
      </w:r>
      <w:r w:rsidR="00BE48AF">
        <w:rPr>
          <w:rFonts w:ascii="Arial" w:hAnsi="Arial" w:cs="Arial"/>
          <w:sz w:val="18"/>
          <w:szCs w:val="18"/>
        </w:rPr>
        <w:t xml:space="preserve">my original rolling 3-year </w:t>
      </w:r>
      <w:r w:rsidR="00011A72" w:rsidRPr="00F02C06">
        <w:rPr>
          <w:rFonts w:ascii="Arial" w:hAnsi="Arial" w:cs="Arial"/>
          <w:sz w:val="18"/>
          <w:szCs w:val="18"/>
        </w:rPr>
        <w:t>contract, which provided me with a reasonable expectation of continued employment pursuant to Texas Education Code 51.942</w:t>
      </w:r>
      <w:r w:rsidR="00011A72">
        <w:rPr>
          <w:rFonts w:ascii="Arial" w:hAnsi="Arial" w:cs="Arial"/>
          <w:sz w:val="18"/>
          <w:szCs w:val="18"/>
        </w:rPr>
        <w:t xml:space="preserve"> (</w:t>
      </w:r>
      <w:r w:rsidR="00011A72" w:rsidRPr="00011A72">
        <w:rPr>
          <w:rFonts w:ascii="Arial" w:hAnsi="Arial" w:cs="Arial"/>
          <w:b/>
          <w:bCs/>
          <w:sz w:val="18"/>
          <w:szCs w:val="18"/>
        </w:rPr>
        <w:t xml:space="preserve">EXHIBIT </w:t>
      </w:r>
      <w:r w:rsidR="00CD09AF">
        <w:rPr>
          <w:rFonts w:ascii="Arial" w:hAnsi="Arial" w:cs="Arial"/>
          <w:b/>
          <w:bCs/>
          <w:sz w:val="18"/>
          <w:szCs w:val="18"/>
        </w:rPr>
        <w:t>L</w:t>
      </w:r>
      <w:r w:rsidR="00011A72">
        <w:rPr>
          <w:rFonts w:ascii="Arial" w:hAnsi="Arial" w:cs="Arial"/>
          <w:sz w:val="18"/>
          <w:szCs w:val="18"/>
        </w:rPr>
        <w:t>)</w:t>
      </w:r>
      <w:r w:rsidR="00BE48AF">
        <w:rPr>
          <w:rFonts w:ascii="Arial" w:hAnsi="Arial" w:cs="Arial"/>
          <w:sz w:val="18"/>
          <w:szCs w:val="18"/>
        </w:rPr>
        <w:t xml:space="preserve">, was removed and my original contract </w:t>
      </w:r>
      <w:r w:rsidR="00BE48AF" w:rsidRPr="00F02C06">
        <w:rPr>
          <w:rFonts w:ascii="Arial" w:hAnsi="Arial" w:cs="Arial"/>
          <w:sz w:val="18"/>
          <w:szCs w:val="18"/>
        </w:rPr>
        <w:t>changed mid-year of year two</w:t>
      </w:r>
      <w:r w:rsidR="00BE48AF">
        <w:rPr>
          <w:rFonts w:ascii="Arial" w:hAnsi="Arial" w:cs="Arial"/>
          <w:sz w:val="18"/>
          <w:szCs w:val="18"/>
        </w:rPr>
        <w:t xml:space="preserve">, </w:t>
      </w:r>
      <w:r w:rsidR="00011A72" w:rsidRPr="00F02C06">
        <w:rPr>
          <w:rFonts w:ascii="Arial" w:hAnsi="Arial" w:cs="Arial"/>
          <w:sz w:val="18"/>
          <w:szCs w:val="18"/>
        </w:rPr>
        <w:t xml:space="preserve">without due process. The named persons’ actions also deprived me of my Liberty Interest in my original rolling 3-year contract by imposing sanctions against me, without procedural due process, in retribution for and as prior restraint against </w:t>
      </w:r>
      <w:r w:rsidR="00BE48AF">
        <w:rPr>
          <w:rFonts w:ascii="Arial" w:hAnsi="Arial" w:cs="Arial"/>
          <w:sz w:val="18"/>
          <w:szCs w:val="18"/>
        </w:rPr>
        <w:t>m</w:t>
      </w:r>
      <w:r w:rsidR="00011A72" w:rsidRPr="00F02C06">
        <w:rPr>
          <w:rFonts w:ascii="Arial" w:hAnsi="Arial" w:cs="Arial"/>
          <w:sz w:val="18"/>
          <w:szCs w:val="18"/>
        </w:rPr>
        <w:t>e exercising my legal, professional, and academic rights to Academic Freedom</w:t>
      </w:r>
      <w:r w:rsidR="00BE48AF">
        <w:rPr>
          <w:rFonts w:ascii="Arial" w:hAnsi="Arial" w:cs="Arial"/>
          <w:sz w:val="18"/>
          <w:szCs w:val="18"/>
        </w:rPr>
        <w:t xml:space="preserve"> and</w:t>
      </w:r>
      <w:r w:rsidR="00011A72" w:rsidRPr="00F02C06">
        <w:rPr>
          <w:rFonts w:ascii="Arial" w:hAnsi="Arial" w:cs="Arial"/>
          <w:sz w:val="18"/>
          <w:szCs w:val="18"/>
        </w:rPr>
        <w:t xml:space="preserve"> Freedom of Speech</w:t>
      </w:r>
      <w:r w:rsidR="00BE48AF">
        <w:rPr>
          <w:rFonts w:ascii="Arial" w:hAnsi="Arial" w:cs="Arial"/>
          <w:sz w:val="18"/>
          <w:szCs w:val="18"/>
        </w:rPr>
        <w:t>, as well as my professional right to shared governance</w:t>
      </w:r>
      <w:r w:rsidR="00011A72" w:rsidRPr="00F02C06">
        <w:rPr>
          <w:rFonts w:ascii="Arial" w:hAnsi="Arial" w:cs="Arial"/>
          <w:sz w:val="18"/>
          <w:szCs w:val="18"/>
        </w:rPr>
        <w:t>. In taking harmful and wrongful actions against me in knowingly depriving me of my Constitutional, Civil, and professional rights, Lorenzo and Rivera-</w:t>
      </w:r>
      <w:proofErr w:type="spellStart"/>
      <w:r w:rsidR="00011A72" w:rsidRPr="00F02C06">
        <w:rPr>
          <w:rFonts w:ascii="Arial" w:hAnsi="Arial" w:cs="Arial"/>
          <w:sz w:val="18"/>
          <w:szCs w:val="18"/>
        </w:rPr>
        <w:t>Servera’s</w:t>
      </w:r>
      <w:proofErr w:type="spellEnd"/>
      <w:r w:rsidR="00011A72" w:rsidRPr="00F02C06">
        <w:rPr>
          <w:rFonts w:ascii="Arial" w:hAnsi="Arial" w:cs="Arial"/>
          <w:sz w:val="18"/>
          <w:szCs w:val="18"/>
        </w:rPr>
        <w:t xml:space="preserve"> wrongful actions have caused me intense mental and physical stress and anguish, have compromised my ability to carry-out my contractual expectations, and have done harm to my professional reputation.</w:t>
      </w:r>
    </w:p>
    <w:p w14:paraId="2485E374" w14:textId="77777777" w:rsidR="00011A72" w:rsidRPr="00011A72" w:rsidRDefault="00011A72" w:rsidP="00011A72">
      <w:pPr>
        <w:ind w:left="-720" w:right="-720"/>
        <w:rPr>
          <w:rFonts w:ascii="Arial" w:hAnsi="Arial" w:cs="Arial"/>
          <w:sz w:val="10"/>
          <w:szCs w:val="10"/>
        </w:rPr>
      </w:pPr>
    </w:p>
    <w:p w14:paraId="3F73A8A4" w14:textId="4957590D" w:rsidR="00011A72" w:rsidRPr="00011A72" w:rsidRDefault="00011A72" w:rsidP="00011A72">
      <w:pPr>
        <w:ind w:left="-720" w:right="-720"/>
        <w:rPr>
          <w:rFonts w:ascii="Arial" w:hAnsi="Arial" w:cs="Arial"/>
          <w:sz w:val="18"/>
          <w:szCs w:val="18"/>
        </w:rPr>
      </w:pPr>
      <w:r w:rsidRPr="00F02C06">
        <w:rPr>
          <w:rFonts w:ascii="Arial" w:hAnsi="Arial" w:cs="Arial"/>
          <w:sz w:val="18"/>
          <w:szCs w:val="18"/>
        </w:rPr>
        <w:t xml:space="preserve">In resolution of this grievance, I request that any and all sanctions imposed against me be fully and completely reversed, that my AY 2023-2024 contract be revised to reflect that I am in the first year of an AY 2023-2026 rolling 3-year contract, and that all provisions of my original rolling AY 2022-2025 contract be included, without </w:t>
      </w:r>
      <w:r w:rsidR="00BE48AF">
        <w:rPr>
          <w:rFonts w:ascii="Arial" w:hAnsi="Arial" w:cs="Arial"/>
          <w:sz w:val="18"/>
          <w:szCs w:val="18"/>
        </w:rPr>
        <w:t xml:space="preserve">alteration, </w:t>
      </w:r>
      <w:r w:rsidRPr="00F02C06">
        <w:rPr>
          <w:rFonts w:ascii="Arial" w:hAnsi="Arial" w:cs="Arial"/>
          <w:sz w:val="18"/>
          <w:szCs w:val="18"/>
        </w:rPr>
        <w:t>addition</w:t>
      </w:r>
      <w:r w:rsidR="00BE48AF">
        <w:rPr>
          <w:rFonts w:ascii="Arial" w:hAnsi="Arial" w:cs="Arial"/>
          <w:sz w:val="18"/>
          <w:szCs w:val="18"/>
        </w:rPr>
        <w:t>,</w:t>
      </w:r>
      <w:r w:rsidRPr="00F02C06">
        <w:rPr>
          <w:rFonts w:ascii="Arial" w:hAnsi="Arial" w:cs="Arial"/>
          <w:sz w:val="18"/>
          <w:szCs w:val="18"/>
        </w:rPr>
        <w:t xml:space="preserve"> or subtraction, into the rolling AY 2023-2026 contract. I also demand that no negative actions against me be taken </w:t>
      </w:r>
      <w:r w:rsidR="00BE48AF">
        <w:rPr>
          <w:rFonts w:ascii="Arial" w:hAnsi="Arial" w:cs="Arial"/>
          <w:sz w:val="18"/>
          <w:szCs w:val="18"/>
        </w:rPr>
        <w:t xml:space="preserve">now or </w:t>
      </w:r>
      <w:r w:rsidRPr="00F02C06">
        <w:rPr>
          <w:rFonts w:ascii="Arial" w:hAnsi="Arial" w:cs="Arial"/>
          <w:sz w:val="18"/>
          <w:szCs w:val="18"/>
        </w:rPr>
        <w:t>at any time in the future without good cause as shown through proper due process in accordance with Texas Education Code 51</w:t>
      </w:r>
      <w:r>
        <w:rPr>
          <w:rFonts w:ascii="Arial" w:hAnsi="Arial" w:cs="Arial"/>
          <w:sz w:val="18"/>
          <w:szCs w:val="18"/>
        </w:rPr>
        <w:t>.</w:t>
      </w:r>
      <w:r w:rsidRPr="00F02C06">
        <w:rPr>
          <w:rFonts w:ascii="Arial" w:hAnsi="Arial" w:cs="Arial"/>
          <w:sz w:val="18"/>
          <w:szCs w:val="18"/>
        </w:rPr>
        <w:t xml:space="preserve">942, and that any and all documentation related in any way to this matter, including but not limited to the improper investigation of my teaching and sanctions imposed against me, be permanently removed from my personnel file. I also expect, pursuant to UT Austin, UT System, and state law, that no form of retribution be taken against me by any UT Austin employee </w:t>
      </w:r>
      <w:r w:rsidR="00BE48AF">
        <w:rPr>
          <w:rFonts w:ascii="Arial" w:hAnsi="Arial" w:cs="Arial"/>
          <w:sz w:val="18"/>
          <w:szCs w:val="18"/>
        </w:rPr>
        <w:t xml:space="preserve">as a result of my </w:t>
      </w:r>
      <w:r w:rsidRPr="00F02C06">
        <w:rPr>
          <w:rFonts w:ascii="Arial" w:hAnsi="Arial" w:cs="Arial"/>
          <w:sz w:val="18"/>
          <w:szCs w:val="18"/>
        </w:rPr>
        <w:t>filing this formal grievance and the resolution or non-resolution thereof.</w:t>
      </w:r>
    </w:p>
    <w:p w14:paraId="292BF4AF" w14:textId="41D3D594" w:rsidR="004B64A7" w:rsidRPr="00011A72" w:rsidRDefault="004B64A7" w:rsidP="00011A72">
      <w:pPr>
        <w:ind w:right="-720"/>
        <w:rPr>
          <w:rFonts w:ascii="Arial" w:hAnsi="Arial" w:cs="Arial"/>
          <w:sz w:val="18"/>
          <w:szCs w:val="18"/>
        </w:rPr>
      </w:pPr>
    </w:p>
    <w:sectPr w:rsidR="004B64A7" w:rsidRPr="00011A72" w:rsidSect="00030A31">
      <w:pgSz w:w="12240" w:h="15840"/>
      <w:pgMar w:top="774" w:right="1440" w:bottom="76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yron Wilson">
    <w15:presenceInfo w15:providerId="Windows Live" w15:userId="c84ddbed343d65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4A7"/>
    <w:rsid w:val="00011A72"/>
    <w:rsid w:val="00030A31"/>
    <w:rsid w:val="0017404D"/>
    <w:rsid w:val="00175470"/>
    <w:rsid w:val="00302160"/>
    <w:rsid w:val="00420400"/>
    <w:rsid w:val="00450030"/>
    <w:rsid w:val="004B64A7"/>
    <w:rsid w:val="004F356E"/>
    <w:rsid w:val="006B2B76"/>
    <w:rsid w:val="006E17F6"/>
    <w:rsid w:val="00756296"/>
    <w:rsid w:val="00783933"/>
    <w:rsid w:val="00A357BA"/>
    <w:rsid w:val="00A85A90"/>
    <w:rsid w:val="00B32DE8"/>
    <w:rsid w:val="00B43251"/>
    <w:rsid w:val="00BA6F04"/>
    <w:rsid w:val="00BB5348"/>
    <w:rsid w:val="00BE48AF"/>
    <w:rsid w:val="00C42855"/>
    <w:rsid w:val="00CD09AF"/>
    <w:rsid w:val="00FB2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F8387E"/>
  <w15:chartTrackingRefBased/>
  <w15:docId w15:val="{0DF6A86E-D7EC-BA4C-938F-A4E0673EF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A72"/>
  </w:style>
  <w:style w:type="paragraph" w:styleId="Heading2">
    <w:name w:val="heading 2"/>
    <w:basedOn w:val="Normal"/>
    <w:next w:val="Normal"/>
    <w:link w:val="Heading2Char"/>
    <w:uiPriority w:val="9"/>
    <w:unhideWhenUsed/>
    <w:qFormat/>
    <w:rsid w:val="004B64A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64A7"/>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B64A7"/>
    <w:pPr>
      <w:spacing w:before="100" w:beforeAutospacing="1" w:after="100" w:afterAutospacing="1"/>
    </w:pPr>
    <w:rPr>
      <w:rFonts w:ascii="Times New Roman" w:eastAsia="Times New Roman" w:hAnsi="Times New Roman" w:cs="Times New Roman"/>
      <w:kern w:val="0"/>
      <w14:ligatures w14:val="none"/>
    </w:rPr>
  </w:style>
  <w:style w:type="paragraph" w:styleId="Revision">
    <w:name w:val="Revision"/>
    <w:hidden/>
    <w:uiPriority w:val="99"/>
    <w:semiHidden/>
    <w:rsid w:val="004F35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Mermaids Shelf</dc:creator>
  <cp:keywords/>
  <dc:description/>
  <cp:lastModifiedBy>Byron Wilson</cp:lastModifiedBy>
  <cp:revision>2</cp:revision>
  <dcterms:created xsi:type="dcterms:W3CDTF">2024-01-20T22:18:00Z</dcterms:created>
  <dcterms:modified xsi:type="dcterms:W3CDTF">2024-01-20T22:18:00Z</dcterms:modified>
</cp:coreProperties>
</file>