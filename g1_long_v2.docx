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43632" w14:textId="411A63B9" w:rsidR="000B69E9" w:rsidRPr="001171F8" w:rsidRDefault="003D161D" w:rsidP="00476C1A">
      <w:pPr>
        <w:pStyle w:val="NormalWeb"/>
        <w:spacing w:before="0" w:beforeAutospacing="0" w:after="0" w:afterAutospacing="0"/>
        <w:rPr>
          <w:rFonts w:ascii="Arial" w:hAnsi="Arial" w:cs="Arial"/>
          <w:sz w:val="22"/>
          <w:szCs w:val="22"/>
        </w:rPr>
      </w:pPr>
      <w:r w:rsidRPr="001171F8">
        <w:rPr>
          <w:rFonts w:ascii="Arial" w:hAnsi="Arial" w:cs="Arial"/>
          <w:sz w:val="22"/>
          <w:szCs w:val="22"/>
        </w:rPr>
        <w:t xml:space="preserve">Pursuant to UT Board of Regents Rule (RR) 30602 </w:t>
      </w:r>
      <w:r w:rsidR="00E97FF8" w:rsidRPr="00E97FF8">
        <w:rPr>
          <w:rFonts w:ascii="Arial" w:hAnsi="Arial" w:cs="Arial"/>
          <w:b/>
          <w:bCs/>
          <w:sz w:val="22"/>
          <w:szCs w:val="22"/>
          <w:highlight w:val="yellow"/>
        </w:rPr>
        <w:t>(EXHIBIT XXXXX)</w:t>
      </w:r>
      <w:r w:rsidR="00E97FF8">
        <w:rPr>
          <w:rFonts w:ascii="Arial" w:hAnsi="Arial" w:cs="Arial"/>
          <w:sz w:val="22"/>
          <w:szCs w:val="22"/>
        </w:rPr>
        <w:t xml:space="preserve"> </w:t>
      </w:r>
      <w:r w:rsidRPr="001171F8">
        <w:rPr>
          <w:rFonts w:ascii="Arial" w:hAnsi="Arial" w:cs="Arial"/>
          <w:sz w:val="22"/>
          <w:szCs w:val="22"/>
        </w:rPr>
        <w:t>and UT Austin Handbook of Operating Procedures (HOP) 2-2</w:t>
      </w:r>
      <w:r w:rsidR="00F976AC">
        <w:rPr>
          <w:rFonts w:ascii="Arial" w:hAnsi="Arial" w:cs="Arial"/>
          <w:sz w:val="22"/>
          <w:szCs w:val="22"/>
        </w:rPr>
        <w:t>130</w:t>
      </w:r>
      <w:r w:rsidR="00E97FF8">
        <w:rPr>
          <w:rFonts w:ascii="Arial" w:hAnsi="Arial" w:cs="Arial"/>
          <w:sz w:val="22"/>
          <w:szCs w:val="22"/>
        </w:rPr>
        <w:t xml:space="preserve"> </w:t>
      </w:r>
      <w:r w:rsidR="00E97FF8" w:rsidRPr="00E97FF8">
        <w:rPr>
          <w:rFonts w:ascii="Arial" w:hAnsi="Arial" w:cs="Arial"/>
          <w:b/>
          <w:bCs/>
          <w:sz w:val="22"/>
          <w:szCs w:val="22"/>
          <w:highlight w:val="yellow"/>
        </w:rPr>
        <w:t>(EXHIBIT XXXXX</w:t>
      </w:r>
      <w:r w:rsidR="00E97FF8" w:rsidRPr="00E97FF8">
        <w:rPr>
          <w:rFonts w:ascii="Arial" w:hAnsi="Arial" w:cs="Arial"/>
          <w:b/>
          <w:bCs/>
          <w:sz w:val="22"/>
          <w:szCs w:val="22"/>
        </w:rPr>
        <w:t>)</w:t>
      </w:r>
      <w:r w:rsidRPr="001171F8">
        <w:rPr>
          <w:rFonts w:ascii="Arial" w:hAnsi="Arial" w:cs="Arial"/>
          <w:sz w:val="22"/>
          <w:szCs w:val="22"/>
        </w:rPr>
        <w:t xml:space="preserve">, </w:t>
      </w:r>
      <w:r w:rsidR="00476C1A" w:rsidRPr="001171F8">
        <w:rPr>
          <w:rFonts w:ascii="Arial" w:hAnsi="Arial" w:cs="Arial"/>
          <w:sz w:val="22"/>
          <w:szCs w:val="22"/>
        </w:rPr>
        <w:t xml:space="preserve">I, Professor Byron Wilson, submit this formal grievance against </w:t>
      </w:r>
      <w:r w:rsidR="000B69E9" w:rsidRPr="001171F8">
        <w:rPr>
          <w:rFonts w:ascii="Arial" w:hAnsi="Arial" w:cs="Arial"/>
          <w:sz w:val="22"/>
          <w:szCs w:val="22"/>
        </w:rPr>
        <w:t>the following individuals:</w:t>
      </w:r>
    </w:p>
    <w:p w14:paraId="357D70FE" w14:textId="77777777" w:rsidR="000B69E9" w:rsidRPr="007D06BB" w:rsidRDefault="000B69E9" w:rsidP="00476C1A">
      <w:pPr>
        <w:pStyle w:val="NormalWeb"/>
        <w:spacing w:before="0" w:beforeAutospacing="0" w:after="0" w:afterAutospacing="0"/>
        <w:rPr>
          <w:rFonts w:ascii="Arial" w:hAnsi="Arial" w:cs="Arial"/>
          <w:sz w:val="12"/>
          <w:szCs w:val="12"/>
        </w:rPr>
      </w:pPr>
    </w:p>
    <w:p w14:paraId="044D2163" w14:textId="77777777" w:rsidR="000B69E9" w:rsidRPr="00E97FF8" w:rsidRDefault="00476C1A" w:rsidP="000B69E9">
      <w:pPr>
        <w:pStyle w:val="NormalWeb"/>
        <w:numPr>
          <w:ilvl w:val="0"/>
          <w:numId w:val="23"/>
        </w:numPr>
        <w:spacing w:before="0" w:beforeAutospacing="0" w:after="0" w:afterAutospacing="0"/>
        <w:rPr>
          <w:rFonts w:ascii="Arial" w:hAnsi="Arial" w:cs="Arial"/>
          <w:sz w:val="20"/>
          <w:szCs w:val="20"/>
        </w:rPr>
      </w:pPr>
      <w:r w:rsidRPr="00E97FF8">
        <w:rPr>
          <w:rFonts w:ascii="Arial" w:hAnsi="Arial" w:cs="Arial"/>
          <w:sz w:val="20"/>
          <w:szCs w:val="20"/>
        </w:rPr>
        <w:t>Dean Ramón Rivera-</w:t>
      </w:r>
      <w:proofErr w:type="spellStart"/>
      <w:r w:rsidRPr="00E97FF8">
        <w:rPr>
          <w:rFonts w:ascii="Arial" w:hAnsi="Arial" w:cs="Arial"/>
          <w:sz w:val="20"/>
          <w:szCs w:val="20"/>
        </w:rPr>
        <w:t>Servera</w:t>
      </w:r>
      <w:proofErr w:type="spellEnd"/>
      <w:del w:id="0" w:author="Byron Wilson" w:date="2024-01-21T15:00:00Z">
        <w:r w:rsidRPr="00E97FF8" w:rsidDel="00DE03CD">
          <w:rPr>
            <w:rFonts w:ascii="Arial" w:hAnsi="Arial" w:cs="Arial"/>
            <w:sz w:val="20"/>
            <w:szCs w:val="20"/>
          </w:rPr>
          <w:delText>s</w:delText>
        </w:r>
      </w:del>
    </w:p>
    <w:p w14:paraId="27DD34C9" w14:textId="2C707F42" w:rsidR="000B69E9" w:rsidRPr="00E97FF8" w:rsidRDefault="00476C1A" w:rsidP="000B69E9">
      <w:pPr>
        <w:pStyle w:val="NormalWeb"/>
        <w:numPr>
          <w:ilvl w:val="0"/>
          <w:numId w:val="23"/>
        </w:numPr>
        <w:spacing w:before="0" w:beforeAutospacing="0" w:after="0" w:afterAutospacing="0"/>
        <w:rPr>
          <w:rFonts w:ascii="Arial" w:hAnsi="Arial" w:cs="Arial"/>
          <w:sz w:val="20"/>
          <w:szCs w:val="20"/>
        </w:rPr>
      </w:pPr>
      <w:r w:rsidRPr="00E97FF8">
        <w:rPr>
          <w:rFonts w:ascii="Arial" w:hAnsi="Arial" w:cs="Arial"/>
          <w:sz w:val="20"/>
          <w:szCs w:val="20"/>
        </w:rPr>
        <w:t>Assistant Dean Doreen Lorenzo</w:t>
      </w:r>
    </w:p>
    <w:p w14:paraId="40D16AEF" w14:textId="77777777" w:rsidR="000B69E9" w:rsidRPr="007D06BB" w:rsidRDefault="000B69E9" w:rsidP="00476C1A">
      <w:pPr>
        <w:pStyle w:val="NormalWeb"/>
        <w:spacing w:before="0" w:beforeAutospacing="0" w:after="0" w:afterAutospacing="0"/>
        <w:rPr>
          <w:rFonts w:ascii="Arial" w:hAnsi="Arial" w:cs="Arial"/>
          <w:b/>
          <w:bCs/>
          <w:sz w:val="12"/>
          <w:szCs w:val="12"/>
        </w:rPr>
      </w:pPr>
    </w:p>
    <w:p w14:paraId="29A543D2" w14:textId="56CA8D95" w:rsidR="000B69E9" w:rsidRPr="001171F8" w:rsidRDefault="00476C1A" w:rsidP="00476C1A">
      <w:pPr>
        <w:pStyle w:val="NormalWeb"/>
        <w:spacing w:before="0" w:beforeAutospacing="0" w:after="0" w:afterAutospacing="0"/>
        <w:rPr>
          <w:rFonts w:ascii="Arial" w:hAnsi="Arial" w:cs="Arial"/>
          <w:sz w:val="22"/>
          <w:szCs w:val="22"/>
        </w:rPr>
      </w:pPr>
      <w:r w:rsidRPr="001171F8">
        <w:rPr>
          <w:rFonts w:ascii="Arial" w:hAnsi="Arial" w:cs="Arial"/>
          <w:sz w:val="22"/>
          <w:szCs w:val="22"/>
        </w:rPr>
        <w:t xml:space="preserve">both </w:t>
      </w:r>
      <w:r w:rsidR="003C6357" w:rsidRPr="001171F8">
        <w:rPr>
          <w:rFonts w:ascii="Arial" w:hAnsi="Arial" w:cs="Arial"/>
          <w:sz w:val="22"/>
          <w:szCs w:val="22"/>
        </w:rPr>
        <w:t xml:space="preserve">from </w:t>
      </w:r>
      <w:r w:rsidRPr="001171F8">
        <w:rPr>
          <w:rFonts w:ascii="Arial" w:hAnsi="Arial" w:cs="Arial"/>
          <w:sz w:val="22"/>
          <w:szCs w:val="22"/>
        </w:rPr>
        <w:t>the College of Fine Arts</w:t>
      </w:r>
      <w:r w:rsidR="000B69E9" w:rsidRPr="001171F8">
        <w:rPr>
          <w:rFonts w:ascii="Arial" w:hAnsi="Arial" w:cs="Arial"/>
          <w:sz w:val="22"/>
          <w:szCs w:val="22"/>
        </w:rPr>
        <w:t xml:space="preserve">, for </w:t>
      </w:r>
      <w:r w:rsidRPr="001171F8">
        <w:rPr>
          <w:rFonts w:ascii="Arial" w:hAnsi="Arial" w:cs="Arial"/>
          <w:sz w:val="22"/>
          <w:szCs w:val="22"/>
        </w:rPr>
        <w:t xml:space="preserve">engaging in </w:t>
      </w:r>
      <w:r w:rsidR="000B69E9" w:rsidRPr="001171F8">
        <w:rPr>
          <w:rFonts w:ascii="Arial" w:hAnsi="Arial" w:cs="Arial"/>
          <w:sz w:val="22"/>
          <w:szCs w:val="22"/>
        </w:rPr>
        <w:t>breach</w:t>
      </w:r>
      <w:r w:rsidRPr="001171F8">
        <w:rPr>
          <w:rFonts w:ascii="Arial" w:hAnsi="Arial" w:cs="Arial"/>
          <w:sz w:val="22"/>
          <w:szCs w:val="22"/>
        </w:rPr>
        <w:t xml:space="preserve"> of contract and violation of my state and federal Constitutional and civil rights, multiple state laws, multiple UT Austin University and Board of Regents policies and procedures, and multiple professional and accreditation standards. </w:t>
      </w:r>
    </w:p>
    <w:p w14:paraId="0ED6CBC7" w14:textId="77777777" w:rsidR="00984742" w:rsidRPr="007D06BB" w:rsidRDefault="00984742" w:rsidP="00476C1A">
      <w:pPr>
        <w:pStyle w:val="NormalWeb"/>
        <w:spacing w:before="0" w:beforeAutospacing="0" w:after="0" w:afterAutospacing="0"/>
        <w:rPr>
          <w:rFonts w:ascii="Arial" w:hAnsi="Arial" w:cs="Arial"/>
          <w:sz w:val="12"/>
          <w:szCs w:val="12"/>
        </w:rPr>
      </w:pPr>
    </w:p>
    <w:p w14:paraId="791E4864" w14:textId="053EC970" w:rsidR="00984742" w:rsidRPr="001171F8" w:rsidRDefault="00984742" w:rsidP="00476C1A">
      <w:pPr>
        <w:pStyle w:val="NormalWeb"/>
        <w:spacing w:before="0" w:beforeAutospacing="0" w:after="0" w:afterAutospacing="0"/>
        <w:rPr>
          <w:rFonts w:ascii="Arial" w:hAnsi="Arial" w:cs="Arial"/>
          <w:sz w:val="22"/>
          <w:szCs w:val="22"/>
        </w:rPr>
      </w:pPr>
      <w:r w:rsidRPr="001171F8">
        <w:rPr>
          <w:rFonts w:ascii="Arial" w:hAnsi="Arial" w:cs="Arial"/>
          <w:sz w:val="22"/>
          <w:szCs w:val="22"/>
        </w:rPr>
        <w:t xml:space="preserve">In imposing </w:t>
      </w:r>
      <w:r w:rsidR="003C6357" w:rsidRPr="001171F8">
        <w:rPr>
          <w:rFonts w:ascii="Arial" w:hAnsi="Arial" w:cs="Arial"/>
          <w:sz w:val="22"/>
          <w:szCs w:val="22"/>
        </w:rPr>
        <w:t xml:space="preserve">undue </w:t>
      </w:r>
      <w:r w:rsidRPr="001171F8">
        <w:rPr>
          <w:rFonts w:ascii="Arial" w:hAnsi="Arial" w:cs="Arial"/>
          <w:sz w:val="22"/>
          <w:szCs w:val="22"/>
        </w:rPr>
        <w:t xml:space="preserve">sanctions against me, mid-contract, without procedural due process and in violation of my Property and Liberty </w:t>
      </w:r>
      <w:r w:rsidR="00B32486">
        <w:rPr>
          <w:rFonts w:ascii="Arial" w:hAnsi="Arial" w:cs="Arial"/>
          <w:sz w:val="22"/>
          <w:szCs w:val="22"/>
        </w:rPr>
        <w:t>i</w:t>
      </w:r>
      <w:r w:rsidRPr="001171F8">
        <w:rPr>
          <w:rFonts w:ascii="Arial" w:hAnsi="Arial" w:cs="Arial"/>
          <w:sz w:val="22"/>
          <w:szCs w:val="22"/>
        </w:rPr>
        <w:t>nterest</w:t>
      </w:r>
      <w:r w:rsidR="00B32486">
        <w:rPr>
          <w:rFonts w:ascii="Arial" w:hAnsi="Arial" w:cs="Arial"/>
          <w:sz w:val="22"/>
          <w:szCs w:val="22"/>
        </w:rPr>
        <w:t>s</w:t>
      </w:r>
      <w:r w:rsidRPr="001171F8">
        <w:rPr>
          <w:rFonts w:ascii="Arial" w:hAnsi="Arial" w:cs="Arial"/>
          <w:sz w:val="22"/>
          <w:szCs w:val="22"/>
        </w:rPr>
        <w:t xml:space="preserve"> in my original 3-year contract</w:t>
      </w:r>
      <w:r w:rsidR="003C6357" w:rsidRPr="001171F8">
        <w:rPr>
          <w:rFonts w:ascii="Arial" w:hAnsi="Arial" w:cs="Arial"/>
          <w:sz w:val="22"/>
          <w:szCs w:val="22"/>
        </w:rPr>
        <w:t xml:space="preserve">, </w:t>
      </w:r>
      <w:r w:rsidRPr="001171F8">
        <w:rPr>
          <w:rFonts w:ascii="Arial" w:hAnsi="Arial" w:cs="Arial"/>
          <w:sz w:val="22"/>
          <w:szCs w:val="22"/>
        </w:rPr>
        <w:t xml:space="preserve">the named individuals in this grievance have caused me significant harm </w:t>
      </w:r>
      <w:r w:rsidR="003C6357" w:rsidRPr="001171F8">
        <w:rPr>
          <w:rFonts w:ascii="Arial" w:hAnsi="Arial" w:cs="Arial"/>
          <w:sz w:val="22"/>
          <w:szCs w:val="22"/>
        </w:rPr>
        <w:t>by</w:t>
      </w:r>
      <w:r w:rsidRPr="001171F8">
        <w:rPr>
          <w:rFonts w:ascii="Arial" w:hAnsi="Arial" w:cs="Arial"/>
          <w:sz w:val="22"/>
          <w:szCs w:val="22"/>
        </w:rPr>
        <w:t xml:space="preserve"> </w:t>
      </w:r>
      <w:r w:rsidR="003C6357" w:rsidRPr="001171F8">
        <w:rPr>
          <w:rFonts w:ascii="Arial" w:hAnsi="Arial" w:cs="Arial"/>
          <w:sz w:val="22"/>
          <w:szCs w:val="22"/>
        </w:rPr>
        <w:t>taking the following actions against me:</w:t>
      </w:r>
    </w:p>
    <w:p w14:paraId="769D4A46" w14:textId="77777777" w:rsidR="00184942" w:rsidRPr="001171F8" w:rsidRDefault="00184942" w:rsidP="00476C1A">
      <w:pPr>
        <w:pStyle w:val="NormalWeb"/>
        <w:spacing w:before="0" w:beforeAutospacing="0" w:after="0" w:afterAutospacing="0"/>
        <w:rPr>
          <w:rFonts w:ascii="Arial" w:hAnsi="Arial" w:cs="Arial"/>
          <w:sz w:val="22"/>
          <w:szCs w:val="22"/>
        </w:rPr>
      </w:pPr>
    </w:p>
    <w:p w14:paraId="6C4DFED4" w14:textId="01C5B0C5" w:rsidR="00984742"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Stripping me of my </w:t>
      </w:r>
      <w:r w:rsidR="00184942" w:rsidRPr="001171F8">
        <w:rPr>
          <w:rFonts w:ascii="Arial" w:eastAsia="Times New Roman" w:hAnsi="Arial" w:cs="Arial"/>
          <w:color w:val="000000"/>
          <w:kern w:val="0"/>
          <w:sz w:val="20"/>
          <w:szCs w:val="20"/>
          <w14:ligatures w14:val="none"/>
        </w:rPr>
        <w:t>titles and roles in the</w:t>
      </w:r>
      <w:r w:rsidRPr="001171F8">
        <w:rPr>
          <w:rFonts w:ascii="Arial" w:eastAsia="Times New Roman" w:hAnsi="Arial" w:cs="Arial"/>
          <w:color w:val="000000"/>
          <w:kern w:val="0"/>
          <w:sz w:val="20"/>
          <w:szCs w:val="20"/>
          <w14:ligatures w14:val="none"/>
        </w:rPr>
        <w:t xml:space="preserve"> MA in Design </w:t>
      </w:r>
      <w:ins w:id="1" w:author="Byron Wilson" w:date="2024-01-21T15:01:00Z">
        <w:r w:rsidR="00DE03CD">
          <w:rPr>
            <w:rFonts w:ascii="Arial" w:eastAsia="Times New Roman" w:hAnsi="Arial" w:cs="Arial"/>
            <w:color w:val="000000"/>
            <w:kern w:val="0"/>
            <w:sz w:val="20"/>
            <w:szCs w:val="20"/>
            <w14:ligatures w14:val="none"/>
          </w:rPr>
          <w:t xml:space="preserve">focused on </w:t>
        </w:r>
      </w:ins>
      <w:del w:id="2" w:author="Byron Wilson" w:date="2024-01-21T15:01:00Z">
        <w:r w:rsidRPr="001171F8" w:rsidDel="00DE03CD">
          <w:rPr>
            <w:rFonts w:ascii="Arial" w:eastAsia="Times New Roman" w:hAnsi="Arial" w:cs="Arial"/>
            <w:color w:val="000000"/>
            <w:kern w:val="0"/>
            <w:sz w:val="20"/>
            <w:szCs w:val="20"/>
            <w14:ligatures w14:val="none"/>
          </w:rPr>
          <w:delText xml:space="preserve">and </w:delText>
        </w:r>
      </w:del>
      <w:r w:rsidRPr="001171F8">
        <w:rPr>
          <w:rFonts w:ascii="Arial" w:eastAsia="Times New Roman" w:hAnsi="Arial" w:cs="Arial"/>
          <w:color w:val="000000"/>
          <w:kern w:val="0"/>
          <w:sz w:val="20"/>
          <w:szCs w:val="20"/>
          <w14:ligatures w14:val="none"/>
        </w:rPr>
        <w:t>Health</w:t>
      </w:r>
      <w:r w:rsidR="00184942" w:rsidRPr="001171F8">
        <w:rPr>
          <w:rFonts w:ascii="Arial" w:eastAsia="Times New Roman" w:hAnsi="Arial" w:cs="Arial"/>
          <w:color w:val="000000"/>
          <w:kern w:val="0"/>
          <w:sz w:val="20"/>
          <w:szCs w:val="20"/>
          <w14:ligatures w14:val="none"/>
        </w:rPr>
        <w:t xml:space="preserve"> </w:t>
      </w:r>
      <w:r w:rsidRPr="001171F8">
        <w:rPr>
          <w:rFonts w:ascii="Arial" w:eastAsia="Times New Roman" w:hAnsi="Arial" w:cs="Arial"/>
          <w:color w:val="000000"/>
          <w:kern w:val="0"/>
          <w:sz w:val="20"/>
          <w:szCs w:val="20"/>
          <w14:ligatures w14:val="none"/>
        </w:rPr>
        <w:t>P</w:t>
      </w:r>
      <w:r w:rsidR="00184942" w:rsidRPr="001171F8">
        <w:rPr>
          <w:rFonts w:ascii="Arial" w:eastAsia="Times New Roman" w:hAnsi="Arial" w:cs="Arial"/>
          <w:color w:val="000000"/>
          <w:kern w:val="0"/>
          <w:sz w:val="20"/>
          <w:szCs w:val="20"/>
          <w14:ligatures w14:val="none"/>
        </w:rPr>
        <w:t>rogram</w:t>
      </w:r>
    </w:p>
    <w:p w14:paraId="6C72326D" w14:textId="493ECDCA" w:rsidR="00984742"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Placing me </w:t>
      </w:r>
      <w:r w:rsidR="00184942" w:rsidRPr="001171F8">
        <w:rPr>
          <w:rFonts w:ascii="Arial" w:eastAsia="Times New Roman" w:hAnsi="Arial" w:cs="Arial"/>
          <w:color w:val="000000"/>
          <w:kern w:val="0"/>
          <w:sz w:val="20"/>
          <w:szCs w:val="20"/>
          <w14:ligatures w14:val="none"/>
        </w:rPr>
        <w:t xml:space="preserve">on a teaching improvement plan </w:t>
      </w:r>
      <w:r w:rsidRPr="001171F8">
        <w:rPr>
          <w:rFonts w:ascii="Arial" w:eastAsia="Times New Roman" w:hAnsi="Arial" w:cs="Arial"/>
          <w:color w:val="000000"/>
          <w:kern w:val="0"/>
          <w:sz w:val="20"/>
          <w:szCs w:val="20"/>
          <w14:ligatures w14:val="none"/>
        </w:rPr>
        <w:t xml:space="preserve">prior to the completion of any </w:t>
      </w:r>
      <w:r w:rsidR="00184942" w:rsidRPr="001171F8">
        <w:rPr>
          <w:rFonts w:ascii="Arial" w:eastAsia="Times New Roman" w:hAnsi="Arial" w:cs="Arial"/>
          <w:color w:val="000000"/>
          <w:kern w:val="0"/>
          <w:sz w:val="20"/>
          <w:szCs w:val="20"/>
          <w14:ligatures w14:val="none"/>
        </w:rPr>
        <w:t>annual merit review by the SDCT Executive Committee</w:t>
      </w:r>
    </w:p>
    <w:p w14:paraId="521DFE61" w14:textId="1E18F623" w:rsidR="003C6357"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Removing authorization to conduct </w:t>
      </w:r>
      <w:r w:rsidR="0077681E">
        <w:rPr>
          <w:rFonts w:ascii="Arial" w:eastAsia="Times New Roman" w:hAnsi="Arial" w:cs="Arial"/>
          <w:color w:val="000000"/>
          <w:kern w:val="0"/>
          <w:sz w:val="20"/>
          <w:szCs w:val="20"/>
          <w14:ligatures w14:val="none"/>
        </w:rPr>
        <w:t xml:space="preserve">current and future </w:t>
      </w:r>
      <w:proofErr w:type="gramStart"/>
      <w:r w:rsidRPr="001171F8">
        <w:rPr>
          <w:rFonts w:ascii="Arial" w:eastAsia="Times New Roman" w:hAnsi="Arial" w:cs="Arial"/>
          <w:color w:val="000000"/>
          <w:kern w:val="0"/>
          <w:sz w:val="20"/>
          <w:szCs w:val="20"/>
          <w14:ligatures w14:val="none"/>
        </w:rPr>
        <w:t>research</w:t>
      </w:r>
      <w:proofErr w:type="gramEnd"/>
    </w:p>
    <w:p w14:paraId="483DB4D8" w14:textId="77777777" w:rsidR="003C6357" w:rsidRPr="001171F8" w:rsidRDefault="003C6357"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Compromising my ability to fulfill my research-related obligations to persons and organizations within UT Austin’s College of Fine Arts &amp; Humanities Institute and Dell Medical School</w:t>
      </w:r>
    </w:p>
    <w:p w14:paraId="2BB75860" w14:textId="6460EBB6" w:rsidR="003C6357" w:rsidRPr="001171F8" w:rsidRDefault="003C6357"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Compromising my research collaborations currently underway with Dell-Seton Hospital, Dell Children’s Hospital, and faculty at Tufts University and Yale University</w:t>
      </w:r>
    </w:p>
    <w:p w14:paraId="452B5DB9" w14:textId="0AEFC686" w:rsidR="003C6357" w:rsidRPr="001171F8" w:rsidRDefault="003C6357"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Depriving me or potentially depriving me of approximately $40,000 in contracted stipends </w:t>
      </w:r>
    </w:p>
    <w:p w14:paraId="0D44C3DA" w14:textId="54C29265" w:rsidR="00984742"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 xml:space="preserve">Infringing on my ability to carry-out </w:t>
      </w:r>
      <w:r w:rsidR="003C6357" w:rsidRPr="001171F8">
        <w:rPr>
          <w:rFonts w:ascii="Arial" w:eastAsia="Times New Roman" w:hAnsi="Arial" w:cs="Arial"/>
          <w:color w:val="000000"/>
          <w:kern w:val="0"/>
          <w:sz w:val="20"/>
          <w:szCs w:val="20"/>
          <w14:ligatures w14:val="none"/>
        </w:rPr>
        <w:t>other</w:t>
      </w:r>
      <w:r w:rsidRPr="001171F8">
        <w:rPr>
          <w:rFonts w:ascii="Arial" w:eastAsia="Times New Roman" w:hAnsi="Arial" w:cs="Arial"/>
          <w:color w:val="000000"/>
          <w:kern w:val="0"/>
          <w:sz w:val="20"/>
          <w:szCs w:val="20"/>
          <w14:ligatures w14:val="none"/>
        </w:rPr>
        <w:t xml:space="preserve"> contractual duties as specified in my original 3-year </w:t>
      </w:r>
      <w:proofErr w:type="gramStart"/>
      <w:r w:rsidRPr="001171F8">
        <w:rPr>
          <w:rFonts w:ascii="Arial" w:eastAsia="Times New Roman" w:hAnsi="Arial" w:cs="Arial"/>
          <w:color w:val="000000"/>
          <w:kern w:val="0"/>
          <w:sz w:val="20"/>
          <w:szCs w:val="20"/>
          <w14:ligatures w14:val="none"/>
        </w:rPr>
        <w:t>contract</w:t>
      </w:r>
      <w:proofErr w:type="gramEnd"/>
    </w:p>
    <w:p w14:paraId="62116D2B" w14:textId="5E9951D2" w:rsidR="00984742" w:rsidRPr="001171F8" w:rsidRDefault="00984742"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Tarnishing my professional reputation</w:t>
      </w:r>
    </w:p>
    <w:p w14:paraId="6D4B04D8" w14:textId="77777777" w:rsidR="003C6357" w:rsidRPr="001171F8" w:rsidRDefault="003C6357" w:rsidP="00F717D2">
      <w:pPr>
        <w:pStyle w:val="ListParagraph"/>
        <w:numPr>
          <w:ilvl w:val="0"/>
          <w:numId w:val="25"/>
        </w:numPr>
        <w:snapToGrid w:val="0"/>
        <w:spacing w:before="120" w:after="120"/>
        <w:contextualSpacing w:val="0"/>
        <w:rPr>
          <w:rFonts w:ascii="Arial" w:eastAsia="Times New Roman" w:hAnsi="Arial" w:cs="Arial"/>
          <w:color w:val="000000"/>
          <w:kern w:val="0"/>
          <w:sz w:val="20"/>
          <w:szCs w:val="20"/>
          <w14:ligatures w14:val="none"/>
        </w:rPr>
      </w:pPr>
      <w:r w:rsidRPr="001171F8">
        <w:rPr>
          <w:rFonts w:ascii="Arial" w:eastAsia="Times New Roman" w:hAnsi="Arial" w:cs="Arial"/>
          <w:color w:val="000000"/>
          <w:kern w:val="0"/>
          <w:sz w:val="20"/>
          <w:szCs w:val="20"/>
          <w14:ligatures w14:val="none"/>
        </w:rPr>
        <w:t>Depriving me of my Constitutional rights to Freedom of Speech and Due Process</w:t>
      </w:r>
    </w:p>
    <w:p w14:paraId="6301673F" w14:textId="77777777" w:rsidR="0077681E" w:rsidRPr="0077681E" w:rsidRDefault="003C6357" w:rsidP="00F717D2">
      <w:pPr>
        <w:pStyle w:val="ListParagraph"/>
        <w:numPr>
          <w:ilvl w:val="0"/>
          <w:numId w:val="25"/>
        </w:numPr>
        <w:snapToGrid w:val="0"/>
        <w:spacing w:before="120" w:after="120"/>
        <w:contextualSpacing w:val="0"/>
        <w:rPr>
          <w:rFonts w:ascii="Arial" w:hAnsi="Arial" w:cs="Arial"/>
          <w:sz w:val="20"/>
          <w:szCs w:val="20"/>
        </w:rPr>
      </w:pPr>
      <w:r w:rsidRPr="001171F8">
        <w:rPr>
          <w:rFonts w:ascii="Arial" w:eastAsia="Times New Roman" w:hAnsi="Arial" w:cs="Arial"/>
          <w:color w:val="000000"/>
          <w:kern w:val="0"/>
          <w:sz w:val="20"/>
          <w:szCs w:val="20"/>
          <w14:ligatures w14:val="none"/>
        </w:rPr>
        <w:t>Depriving me and exercising Prior Restraint of my legal, professional, and accreditation rights to Academic Freedom and Intellectual Exploration</w:t>
      </w:r>
    </w:p>
    <w:p w14:paraId="409E8804" w14:textId="44A6A30D" w:rsidR="000B69E9" w:rsidRPr="001171F8" w:rsidRDefault="0077681E" w:rsidP="00F717D2">
      <w:pPr>
        <w:pStyle w:val="ListParagraph"/>
        <w:numPr>
          <w:ilvl w:val="0"/>
          <w:numId w:val="25"/>
        </w:numPr>
        <w:snapToGrid w:val="0"/>
        <w:spacing w:before="120" w:after="120"/>
        <w:contextualSpacing w:val="0"/>
        <w:rPr>
          <w:rFonts w:ascii="Arial" w:hAnsi="Arial" w:cs="Arial"/>
          <w:sz w:val="20"/>
          <w:szCs w:val="20"/>
        </w:rPr>
      </w:pPr>
      <w:r>
        <w:rPr>
          <w:rFonts w:ascii="Arial" w:eastAsia="Times New Roman" w:hAnsi="Arial" w:cs="Arial"/>
          <w:color w:val="000000"/>
          <w:kern w:val="0"/>
          <w:sz w:val="20"/>
          <w:szCs w:val="20"/>
          <w14:ligatures w14:val="none"/>
        </w:rPr>
        <w:t xml:space="preserve">Depriving me of my </w:t>
      </w:r>
      <w:r w:rsidR="003C6357" w:rsidRPr="001171F8">
        <w:rPr>
          <w:rFonts w:ascii="Arial" w:eastAsia="Times New Roman" w:hAnsi="Arial" w:cs="Arial"/>
          <w:color w:val="000000"/>
          <w:kern w:val="0"/>
          <w:sz w:val="20"/>
          <w:szCs w:val="20"/>
          <w14:ligatures w14:val="none"/>
        </w:rPr>
        <w:t>Property Interest in continued employment</w:t>
      </w:r>
    </w:p>
    <w:p w14:paraId="16652735" w14:textId="77777777" w:rsidR="003C6357" w:rsidRPr="007D06BB" w:rsidRDefault="003C6357" w:rsidP="003C6357">
      <w:pPr>
        <w:rPr>
          <w:rFonts w:ascii="Arial" w:hAnsi="Arial" w:cs="Arial"/>
          <w:sz w:val="12"/>
          <w:szCs w:val="12"/>
        </w:rPr>
      </w:pPr>
    </w:p>
    <w:p w14:paraId="1EF7C354" w14:textId="37ACB07B" w:rsidR="003C6357" w:rsidRPr="001171F8" w:rsidRDefault="003C6357" w:rsidP="003C6357">
      <w:pPr>
        <w:rPr>
          <w:rFonts w:ascii="Arial" w:hAnsi="Arial" w:cs="Arial"/>
          <w:sz w:val="22"/>
          <w:szCs w:val="22"/>
        </w:rPr>
      </w:pPr>
      <w:r w:rsidRPr="001171F8">
        <w:rPr>
          <w:rFonts w:ascii="Arial" w:hAnsi="Arial" w:cs="Arial"/>
          <w:sz w:val="22"/>
          <w:szCs w:val="22"/>
        </w:rPr>
        <w:t xml:space="preserve">Additionally, I allege that my Civil Rights have been violated </w:t>
      </w:r>
      <w:proofErr w:type="gramStart"/>
      <w:r w:rsidRPr="001171F8">
        <w:rPr>
          <w:rFonts w:ascii="Arial" w:hAnsi="Arial" w:cs="Arial"/>
          <w:sz w:val="22"/>
          <w:szCs w:val="22"/>
        </w:rPr>
        <w:t>on the basis of</w:t>
      </w:r>
      <w:proofErr w:type="gramEnd"/>
      <w:r w:rsidRPr="001171F8">
        <w:rPr>
          <w:rFonts w:ascii="Arial" w:hAnsi="Arial" w:cs="Arial"/>
          <w:sz w:val="22"/>
          <w:szCs w:val="22"/>
        </w:rPr>
        <w:t xml:space="preserve"> race, which I will address specifically through the Title VII Grievance Procedure</w:t>
      </w:r>
      <w:r w:rsidR="00B32486">
        <w:rPr>
          <w:rFonts w:ascii="Arial" w:hAnsi="Arial" w:cs="Arial"/>
          <w:sz w:val="22"/>
          <w:szCs w:val="22"/>
        </w:rPr>
        <w:t xml:space="preserve"> and charges filed through the EEOC</w:t>
      </w:r>
      <w:r w:rsidRPr="001171F8">
        <w:rPr>
          <w:rFonts w:ascii="Arial" w:hAnsi="Arial" w:cs="Arial"/>
          <w:sz w:val="22"/>
          <w:szCs w:val="22"/>
        </w:rPr>
        <w:t>.</w:t>
      </w:r>
    </w:p>
    <w:p w14:paraId="76090215" w14:textId="77777777" w:rsidR="00476C1A" w:rsidRPr="007D06BB" w:rsidRDefault="00476C1A" w:rsidP="00476C1A">
      <w:pPr>
        <w:pStyle w:val="NormalWeb"/>
        <w:spacing w:before="0" w:beforeAutospacing="0" w:after="0" w:afterAutospacing="0"/>
        <w:rPr>
          <w:rFonts w:ascii="Arial" w:hAnsi="Arial" w:cs="Arial"/>
          <w:sz w:val="12"/>
          <w:szCs w:val="12"/>
        </w:rPr>
      </w:pPr>
    </w:p>
    <w:p w14:paraId="52A1E4DA" w14:textId="0310E238" w:rsidR="00476C1A" w:rsidRPr="001171F8" w:rsidRDefault="00476C1A" w:rsidP="00476C1A">
      <w:pPr>
        <w:pStyle w:val="NormalWeb"/>
        <w:spacing w:before="0" w:beforeAutospacing="0" w:after="0" w:afterAutospacing="0"/>
        <w:rPr>
          <w:rFonts w:ascii="Arial" w:hAnsi="Arial" w:cs="Arial"/>
          <w:sz w:val="22"/>
          <w:szCs w:val="22"/>
        </w:rPr>
      </w:pPr>
      <w:r w:rsidRPr="001171F8">
        <w:rPr>
          <w:rFonts w:ascii="Arial" w:hAnsi="Arial" w:cs="Arial"/>
          <w:sz w:val="22"/>
          <w:szCs w:val="22"/>
        </w:rPr>
        <w:t>Specifically, I file this grievance against the named persons for violation of, at a minimum, the following:</w:t>
      </w:r>
    </w:p>
    <w:p w14:paraId="27D55763" w14:textId="77777777" w:rsidR="00476C1A" w:rsidRPr="007D06BB" w:rsidRDefault="00476C1A" w:rsidP="00476C1A">
      <w:pPr>
        <w:pStyle w:val="NormalWeb"/>
        <w:spacing w:before="0" w:beforeAutospacing="0" w:after="0" w:afterAutospacing="0"/>
        <w:rPr>
          <w:rFonts w:ascii="Arial" w:hAnsi="Arial" w:cs="Arial"/>
          <w:sz w:val="12"/>
          <w:szCs w:val="12"/>
        </w:rPr>
      </w:pPr>
    </w:p>
    <w:p w14:paraId="3E8642C9" w14:textId="77777777" w:rsidR="00476C1A" w:rsidRPr="00F717D2" w:rsidRDefault="00476C1A"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U.S. Constitutional Rights (1</w:t>
      </w:r>
      <w:r w:rsidRPr="00F717D2">
        <w:rPr>
          <w:rFonts w:ascii="Arial" w:hAnsi="Arial" w:cs="Arial"/>
          <w:sz w:val="20"/>
          <w:szCs w:val="20"/>
          <w:vertAlign w:val="superscript"/>
        </w:rPr>
        <w:t>st</w:t>
      </w:r>
      <w:r w:rsidRPr="00F717D2">
        <w:rPr>
          <w:rFonts w:ascii="Arial" w:hAnsi="Arial" w:cs="Arial"/>
          <w:sz w:val="20"/>
          <w:szCs w:val="20"/>
        </w:rPr>
        <w:t>, 5</w:t>
      </w:r>
      <w:r w:rsidRPr="00F717D2">
        <w:rPr>
          <w:rFonts w:ascii="Arial" w:hAnsi="Arial" w:cs="Arial"/>
          <w:sz w:val="20"/>
          <w:szCs w:val="20"/>
          <w:vertAlign w:val="superscript"/>
        </w:rPr>
        <w:t>th</w:t>
      </w:r>
      <w:r w:rsidRPr="00F717D2">
        <w:rPr>
          <w:rFonts w:ascii="Arial" w:hAnsi="Arial" w:cs="Arial"/>
          <w:sz w:val="20"/>
          <w:szCs w:val="20"/>
        </w:rPr>
        <w:t>, and 14</w:t>
      </w:r>
      <w:r w:rsidRPr="00F717D2">
        <w:rPr>
          <w:rFonts w:ascii="Arial" w:hAnsi="Arial" w:cs="Arial"/>
          <w:sz w:val="20"/>
          <w:szCs w:val="20"/>
          <w:vertAlign w:val="superscript"/>
        </w:rPr>
        <w:t>th</w:t>
      </w:r>
      <w:r w:rsidRPr="00F717D2">
        <w:rPr>
          <w:rFonts w:ascii="Arial" w:hAnsi="Arial" w:cs="Arial"/>
          <w:sz w:val="20"/>
          <w:szCs w:val="20"/>
        </w:rPr>
        <w:t xml:space="preserve"> Amendments):</w:t>
      </w:r>
    </w:p>
    <w:p w14:paraId="3FBD0059" w14:textId="10133A33" w:rsidR="00476C1A" w:rsidRDefault="00476C1A"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Texas Constitutional Rights (Article I)</w:t>
      </w:r>
    </w:p>
    <w:p w14:paraId="1D3102E9" w14:textId="7C49545F" w:rsidR="0077681E" w:rsidRPr="00F717D2" w:rsidRDefault="0077681E"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Texas Education Code 51.354</w:t>
      </w:r>
    </w:p>
    <w:p w14:paraId="61DEBD83" w14:textId="6ACFCA76" w:rsidR="003D161D" w:rsidRDefault="003D161D"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UT Austin HOP 2-2151</w:t>
      </w:r>
    </w:p>
    <w:p w14:paraId="739F13B0" w14:textId="30028F3C" w:rsidR="00CB0516" w:rsidRPr="00F717D2" w:rsidRDefault="00CB0516" w:rsidP="001171F8">
      <w:pPr>
        <w:pStyle w:val="NormalWeb"/>
        <w:numPr>
          <w:ilvl w:val="0"/>
          <w:numId w:val="24"/>
        </w:numPr>
        <w:snapToGrid w:val="0"/>
        <w:spacing w:before="60" w:beforeAutospacing="0" w:after="60" w:afterAutospacing="0"/>
        <w:ind w:left="1166"/>
        <w:rPr>
          <w:rFonts w:ascii="Arial" w:hAnsi="Arial" w:cs="Arial"/>
          <w:sz w:val="20"/>
          <w:szCs w:val="20"/>
        </w:rPr>
      </w:pPr>
      <w:r>
        <w:rPr>
          <w:rFonts w:ascii="Arial" w:hAnsi="Arial" w:cs="Arial"/>
          <w:sz w:val="20"/>
          <w:szCs w:val="20"/>
        </w:rPr>
        <w:t>UT Austin HOP 2-2160</w:t>
      </w:r>
    </w:p>
    <w:p w14:paraId="7EC72DA9" w14:textId="7CF06208" w:rsidR="003D161D" w:rsidRPr="00F717D2" w:rsidRDefault="003D161D"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UT Austin HOP 2-2310</w:t>
      </w:r>
    </w:p>
    <w:p w14:paraId="00561495" w14:textId="289CC868" w:rsidR="003D161D" w:rsidRPr="00F717D2" w:rsidRDefault="003D161D"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lastRenderedPageBreak/>
        <w:t>UT Austin HOP 2-2320</w:t>
      </w:r>
    </w:p>
    <w:p w14:paraId="0771E369" w14:textId="5368A8B3" w:rsidR="003D161D" w:rsidRPr="00F717D2" w:rsidRDefault="003D161D"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UT Austin HOP 5-2420</w:t>
      </w:r>
    </w:p>
    <w:p w14:paraId="362FF198" w14:textId="785FA5DD" w:rsidR="00476C1A" w:rsidRDefault="00B32486" w:rsidP="001171F8">
      <w:pPr>
        <w:pStyle w:val="NormalWeb"/>
        <w:numPr>
          <w:ilvl w:val="0"/>
          <w:numId w:val="24"/>
        </w:numPr>
        <w:snapToGrid w:val="0"/>
        <w:spacing w:before="60" w:beforeAutospacing="0" w:after="60" w:afterAutospacing="0"/>
        <w:ind w:left="1166"/>
        <w:rPr>
          <w:rFonts w:ascii="Arial" w:hAnsi="Arial" w:cs="Arial"/>
          <w:sz w:val="20"/>
          <w:szCs w:val="20"/>
        </w:rPr>
      </w:pPr>
      <w:r>
        <w:rPr>
          <w:rFonts w:ascii="Arial" w:hAnsi="Arial" w:cs="Arial"/>
          <w:sz w:val="20"/>
          <w:szCs w:val="20"/>
        </w:rPr>
        <w:t xml:space="preserve">UT Austin </w:t>
      </w:r>
      <w:r w:rsidR="00476C1A" w:rsidRPr="00F717D2">
        <w:rPr>
          <w:rFonts w:ascii="Arial" w:hAnsi="Arial" w:cs="Arial"/>
          <w:sz w:val="20"/>
          <w:szCs w:val="20"/>
        </w:rPr>
        <w:t xml:space="preserve">Code of Ethics (Faculty and Staff) </w:t>
      </w:r>
    </w:p>
    <w:p w14:paraId="74B9E12D" w14:textId="1544FD4D" w:rsidR="007A3787" w:rsidRPr="00F717D2" w:rsidRDefault="007A3787" w:rsidP="001171F8">
      <w:pPr>
        <w:pStyle w:val="NormalWeb"/>
        <w:numPr>
          <w:ilvl w:val="0"/>
          <w:numId w:val="24"/>
        </w:numPr>
        <w:snapToGrid w:val="0"/>
        <w:spacing w:before="60" w:beforeAutospacing="0" w:after="60" w:afterAutospacing="0"/>
        <w:ind w:left="1166"/>
        <w:rPr>
          <w:rFonts w:ascii="Arial" w:hAnsi="Arial" w:cs="Arial"/>
          <w:sz w:val="20"/>
          <w:szCs w:val="20"/>
        </w:rPr>
      </w:pPr>
      <w:r>
        <w:rPr>
          <w:rFonts w:ascii="Arial" w:hAnsi="Arial" w:cs="Arial"/>
          <w:sz w:val="20"/>
          <w:szCs w:val="20"/>
        </w:rPr>
        <w:t>UT Austin Governing Principles Subchapter 13-101</w:t>
      </w:r>
    </w:p>
    <w:p w14:paraId="685418B3" w14:textId="77777777" w:rsidR="00476C1A" w:rsidRPr="00F717D2" w:rsidRDefault="00476C1A" w:rsidP="001171F8">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SACSOC Principles of Accreditation principles 1, 6, and 10</w:t>
      </w:r>
    </w:p>
    <w:p w14:paraId="1F5403A5" w14:textId="3A69E557" w:rsidR="0077681E" w:rsidRPr="0077681E" w:rsidRDefault="00476C1A" w:rsidP="0077681E">
      <w:pPr>
        <w:pStyle w:val="NormalWeb"/>
        <w:numPr>
          <w:ilvl w:val="0"/>
          <w:numId w:val="24"/>
        </w:numPr>
        <w:snapToGrid w:val="0"/>
        <w:spacing w:before="60" w:beforeAutospacing="0" w:after="60" w:afterAutospacing="0"/>
        <w:ind w:left="1166"/>
        <w:rPr>
          <w:rFonts w:ascii="Arial" w:hAnsi="Arial" w:cs="Arial"/>
          <w:sz w:val="20"/>
          <w:szCs w:val="20"/>
        </w:rPr>
      </w:pPr>
      <w:r w:rsidRPr="00F717D2">
        <w:rPr>
          <w:rFonts w:ascii="Arial" w:hAnsi="Arial" w:cs="Arial"/>
          <w:sz w:val="20"/>
          <w:szCs w:val="20"/>
        </w:rPr>
        <w:t>AAUP, AAU&amp;U, ACE, and AGB joint professional standards for Academic Freedom</w:t>
      </w:r>
      <w:r w:rsidR="007D06BB">
        <w:rPr>
          <w:rFonts w:ascii="Arial" w:hAnsi="Arial" w:cs="Arial"/>
          <w:sz w:val="20"/>
          <w:szCs w:val="20"/>
        </w:rPr>
        <w:t xml:space="preserve"> </w:t>
      </w:r>
      <w:r w:rsidRPr="00F717D2">
        <w:rPr>
          <w:rFonts w:ascii="Arial" w:hAnsi="Arial" w:cs="Arial"/>
          <w:sz w:val="20"/>
          <w:szCs w:val="20"/>
        </w:rPr>
        <w:t>and Shared Governance</w:t>
      </w:r>
    </w:p>
    <w:p w14:paraId="4FDF6E91" w14:textId="77777777" w:rsidR="0077681E" w:rsidRDefault="0077681E" w:rsidP="002243DE">
      <w:pPr>
        <w:pStyle w:val="Heading2"/>
        <w:snapToGrid w:val="0"/>
        <w:spacing w:before="0"/>
        <w:rPr>
          <w:rFonts w:ascii="Arial" w:hAnsi="Arial" w:cs="Arial"/>
          <w:sz w:val="28"/>
          <w:szCs w:val="28"/>
          <w:u w:val="single"/>
        </w:rPr>
      </w:pPr>
    </w:p>
    <w:p w14:paraId="138FF483" w14:textId="142E50D3" w:rsidR="002243DE" w:rsidRPr="007D06BB" w:rsidRDefault="005C7F6E" w:rsidP="002243DE">
      <w:pPr>
        <w:pStyle w:val="Heading2"/>
        <w:snapToGrid w:val="0"/>
        <w:spacing w:before="0"/>
        <w:rPr>
          <w:rFonts w:ascii="Arial" w:hAnsi="Arial" w:cs="Arial"/>
          <w:sz w:val="24"/>
          <w:szCs w:val="24"/>
          <w:u w:val="single"/>
        </w:rPr>
      </w:pPr>
      <w:r w:rsidRPr="007D06BB">
        <w:rPr>
          <w:rFonts w:ascii="Arial" w:hAnsi="Arial" w:cs="Arial"/>
          <w:sz w:val="24"/>
          <w:szCs w:val="24"/>
          <w:u w:val="single"/>
        </w:rPr>
        <w:t xml:space="preserve">Section </w:t>
      </w:r>
      <w:r w:rsidR="002243DE" w:rsidRPr="007D06BB">
        <w:rPr>
          <w:rFonts w:ascii="Arial" w:hAnsi="Arial" w:cs="Arial"/>
          <w:sz w:val="24"/>
          <w:szCs w:val="24"/>
          <w:u w:val="single"/>
        </w:rPr>
        <w:t xml:space="preserve">I. Summary </w:t>
      </w:r>
      <w:r w:rsidRPr="007D06BB">
        <w:rPr>
          <w:rFonts w:ascii="Arial" w:hAnsi="Arial" w:cs="Arial"/>
          <w:sz w:val="24"/>
          <w:szCs w:val="24"/>
          <w:u w:val="single"/>
        </w:rPr>
        <w:t xml:space="preserve">Narrative </w:t>
      </w:r>
      <w:r w:rsidR="002243DE" w:rsidRPr="007D06BB">
        <w:rPr>
          <w:rFonts w:ascii="Arial" w:hAnsi="Arial" w:cs="Arial"/>
          <w:sz w:val="24"/>
          <w:szCs w:val="24"/>
          <w:u w:val="single"/>
        </w:rPr>
        <w:t>of Actions</w:t>
      </w:r>
      <w:r w:rsidR="00A77948" w:rsidRPr="007D06BB">
        <w:rPr>
          <w:rFonts w:ascii="Arial" w:hAnsi="Arial" w:cs="Arial"/>
          <w:sz w:val="24"/>
          <w:szCs w:val="24"/>
          <w:u w:val="single"/>
        </w:rPr>
        <w:t xml:space="preserve">, </w:t>
      </w:r>
      <w:r w:rsidR="002243DE" w:rsidRPr="007D06BB">
        <w:rPr>
          <w:rFonts w:ascii="Arial" w:hAnsi="Arial" w:cs="Arial"/>
          <w:sz w:val="24"/>
          <w:szCs w:val="24"/>
          <w:u w:val="single"/>
        </w:rPr>
        <w:t>Events</w:t>
      </w:r>
      <w:r w:rsidR="00A77948" w:rsidRPr="007D06BB">
        <w:rPr>
          <w:rFonts w:ascii="Arial" w:hAnsi="Arial" w:cs="Arial"/>
          <w:sz w:val="24"/>
          <w:szCs w:val="24"/>
          <w:u w:val="single"/>
        </w:rPr>
        <w:t>, and Requested Resolution</w:t>
      </w:r>
      <w:r w:rsidR="002243DE" w:rsidRPr="007D06BB">
        <w:rPr>
          <w:rFonts w:ascii="Arial" w:hAnsi="Arial" w:cs="Arial"/>
          <w:sz w:val="24"/>
          <w:szCs w:val="24"/>
          <w:u w:val="single"/>
        </w:rPr>
        <w:t>:</w:t>
      </w:r>
    </w:p>
    <w:p w14:paraId="717188EA" w14:textId="77777777" w:rsidR="00954CA6" w:rsidRPr="009928D2" w:rsidRDefault="00954CA6" w:rsidP="00954CA6">
      <w:pPr>
        <w:rPr>
          <w:rFonts w:ascii="Arial" w:hAnsi="Arial" w:cs="Arial"/>
          <w:sz w:val="6"/>
          <w:szCs w:val="6"/>
        </w:rPr>
      </w:pPr>
    </w:p>
    <w:p w14:paraId="25395293" w14:textId="535B9ADE" w:rsidR="00954CA6" w:rsidRPr="0077681E" w:rsidRDefault="00954CA6" w:rsidP="0077681E">
      <w:pPr>
        <w:rPr>
          <w:rFonts w:ascii="Arial" w:hAnsi="Arial" w:cs="Arial"/>
          <w:sz w:val="22"/>
          <w:szCs w:val="22"/>
        </w:rPr>
      </w:pPr>
      <w:r w:rsidRPr="0077681E">
        <w:rPr>
          <w:rFonts w:ascii="Arial" w:hAnsi="Arial" w:cs="Arial"/>
          <w:sz w:val="22"/>
          <w:szCs w:val="22"/>
        </w:rPr>
        <w:t>On October 22, 2023, Dean Rivera-</w:t>
      </w:r>
      <w:proofErr w:type="spellStart"/>
      <w:r w:rsidRPr="0077681E">
        <w:rPr>
          <w:rFonts w:ascii="Arial" w:hAnsi="Arial" w:cs="Arial"/>
          <w:sz w:val="22"/>
          <w:szCs w:val="22"/>
        </w:rPr>
        <w:t>Servera</w:t>
      </w:r>
      <w:proofErr w:type="spellEnd"/>
      <w:del w:id="3" w:author="Byron Wilson" w:date="2024-01-21T15:06:00Z">
        <w:r w:rsidRPr="0077681E" w:rsidDel="00DE03CD">
          <w:rPr>
            <w:rFonts w:ascii="Arial" w:hAnsi="Arial" w:cs="Arial"/>
            <w:sz w:val="22"/>
            <w:szCs w:val="22"/>
          </w:rPr>
          <w:delText>s</w:delText>
        </w:r>
      </w:del>
      <w:r w:rsidRPr="0077681E">
        <w:rPr>
          <w:rFonts w:ascii="Arial" w:hAnsi="Arial" w:cs="Arial"/>
          <w:sz w:val="22"/>
          <w:szCs w:val="22"/>
        </w:rPr>
        <w:t xml:space="preserve"> sent an email </w:t>
      </w:r>
      <w:r w:rsidRPr="009928D2">
        <w:rPr>
          <w:rFonts w:ascii="Arial" w:hAnsi="Arial" w:cs="Arial"/>
          <w:sz w:val="22"/>
          <w:szCs w:val="22"/>
          <w:highlight w:val="yellow"/>
        </w:rPr>
        <w:t>(</w:t>
      </w:r>
      <w:r w:rsidRPr="009928D2">
        <w:rPr>
          <w:rFonts w:ascii="Arial" w:hAnsi="Arial" w:cs="Arial"/>
          <w:b/>
          <w:bCs/>
          <w:sz w:val="22"/>
          <w:szCs w:val="22"/>
          <w:highlight w:val="yellow"/>
        </w:rPr>
        <w:t xml:space="preserve">EXHIBIT </w:t>
      </w:r>
      <w:r w:rsidR="009928D2" w:rsidRPr="009928D2">
        <w:rPr>
          <w:rFonts w:ascii="Arial" w:hAnsi="Arial" w:cs="Arial"/>
          <w:b/>
          <w:bCs/>
          <w:sz w:val="22"/>
          <w:szCs w:val="22"/>
          <w:highlight w:val="yellow"/>
        </w:rPr>
        <w:t>XXXXX</w:t>
      </w:r>
      <w:r w:rsidRPr="009928D2">
        <w:rPr>
          <w:rFonts w:ascii="Arial" w:hAnsi="Arial" w:cs="Arial"/>
          <w:sz w:val="22"/>
          <w:szCs w:val="22"/>
          <w:highlight w:val="yellow"/>
        </w:rPr>
        <w:t>)</w:t>
      </w:r>
      <w:r w:rsidRPr="0077681E">
        <w:rPr>
          <w:rFonts w:ascii="Arial" w:hAnsi="Arial" w:cs="Arial"/>
          <w:sz w:val="22"/>
          <w:szCs w:val="22"/>
        </w:rPr>
        <w:t xml:space="preserve"> to Assistant Dean Lorenzo directing her to investigate the structure and administration of the MA in Design </w:t>
      </w:r>
      <w:ins w:id="4" w:author="Byron Wilson" w:date="2024-01-21T15:06:00Z">
        <w:r w:rsidR="00DE03CD">
          <w:rPr>
            <w:rFonts w:ascii="Arial" w:hAnsi="Arial" w:cs="Arial"/>
            <w:sz w:val="22"/>
            <w:szCs w:val="22"/>
          </w:rPr>
          <w:t>focused on</w:t>
        </w:r>
      </w:ins>
      <w:del w:id="5" w:author="Byron Wilson" w:date="2024-01-21T15:06:00Z">
        <w:r w:rsidRPr="0077681E" w:rsidDel="00DE03CD">
          <w:rPr>
            <w:rFonts w:ascii="Arial" w:hAnsi="Arial" w:cs="Arial"/>
            <w:sz w:val="22"/>
            <w:szCs w:val="22"/>
          </w:rPr>
          <w:delText>and</w:delText>
        </w:r>
      </w:del>
      <w:r w:rsidRPr="0077681E">
        <w:rPr>
          <w:rFonts w:ascii="Arial" w:hAnsi="Arial" w:cs="Arial"/>
          <w:sz w:val="22"/>
          <w:szCs w:val="22"/>
        </w:rPr>
        <w:t xml:space="preserve"> Health Program, which were determined several years ago, long before my arrival at UT a year and a half ago. Instead, Lorenzo (at the “behind-the-scenes” direction of Rivera-</w:t>
      </w:r>
      <w:proofErr w:type="spellStart"/>
      <w:r w:rsidRPr="0077681E">
        <w:rPr>
          <w:rFonts w:ascii="Arial" w:hAnsi="Arial" w:cs="Arial"/>
          <w:sz w:val="22"/>
          <w:szCs w:val="22"/>
        </w:rPr>
        <w:t>Servera</w:t>
      </w:r>
      <w:proofErr w:type="spellEnd"/>
      <w:del w:id="6" w:author="Byron Wilson" w:date="2024-01-21T15:07:00Z">
        <w:r w:rsidRPr="0077681E" w:rsidDel="00DE03CD">
          <w:rPr>
            <w:rFonts w:ascii="Arial" w:hAnsi="Arial" w:cs="Arial"/>
            <w:sz w:val="22"/>
            <w:szCs w:val="22"/>
          </w:rPr>
          <w:delText>s</w:delText>
        </w:r>
      </w:del>
      <w:r w:rsidRPr="0077681E">
        <w:rPr>
          <w:rFonts w:ascii="Arial" w:hAnsi="Arial" w:cs="Arial"/>
          <w:sz w:val="22"/>
          <w:szCs w:val="22"/>
        </w:rPr>
        <w:t>, as admitted by him in my December 1</w:t>
      </w:r>
      <w:r w:rsidR="007D06BB">
        <w:rPr>
          <w:rFonts w:ascii="Arial" w:hAnsi="Arial" w:cs="Arial"/>
          <w:sz w:val="22"/>
          <w:szCs w:val="22"/>
        </w:rPr>
        <w:t>9</w:t>
      </w:r>
      <w:r w:rsidRPr="0077681E">
        <w:rPr>
          <w:rFonts w:ascii="Arial" w:hAnsi="Arial" w:cs="Arial"/>
          <w:sz w:val="22"/>
          <w:szCs w:val="22"/>
        </w:rPr>
        <w:t xml:space="preserve">, </w:t>
      </w:r>
      <w:proofErr w:type="gramStart"/>
      <w:r w:rsidRPr="0077681E">
        <w:rPr>
          <w:rFonts w:ascii="Arial" w:hAnsi="Arial" w:cs="Arial"/>
          <w:sz w:val="22"/>
          <w:szCs w:val="22"/>
        </w:rPr>
        <w:t>2023</w:t>
      </w:r>
      <w:proofErr w:type="gramEnd"/>
      <w:r w:rsidRPr="0077681E">
        <w:rPr>
          <w:rFonts w:ascii="Arial" w:hAnsi="Arial" w:cs="Arial"/>
          <w:sz w:val="22"/>
          <w:szCs w:val="22"/>
        </w:rPr>
        <w:t xml:space="preserve"> Informal Resolution meeting), under the guise of studying the program’s “curriculum,” performed a secret investigation of my teaching ability</w:t>
      </w:r>
      <w:r w:rsidR="009928D2">
        <w:rPr>
          <w:rFonts w:ascii="Arial" w:hAnsi="Arial" w:cs="Arial"/>
          <w:sz w:val="22"/>
          <w:szCs w:val="22"/>
        </w:rPr>
        <w:t>,</w:t>
      </w:r>
      <w:r w:rsidRPr="0077681E">
        <w:rPr>
          <w:rFonts w:ascii="Arial" w:hAnsi="Arial" w:cs="Arial"/>
          <w:sz w:val="22"/>
          <w:szCs w:val="22"/>
        </w:rPr>
        <w:t xml:space="preserve"> without my knowledge</w:t>
      </w:r>
      <w:r w:rsidR="009928D2">
        <w:rPr>
          <w:rFonts w:ascii="Arial" w:hAnsi="Arial" w:cs="Arial"/>
          <w:sz w:val="22"/>
          <w:szCs w:val="22"/>
        </w:rPr>
        <w:t>,</w:t>
      </w:r>
      <w:r w:rsidRPr="0077681E">
        <w:rPr>
          <w:rFonts w:ascii="Arial" w:hAnsi="Arial" w:cs="Arial"/>
          <w:sz w:val="22"/>
          <w:szCs w:val="22"/>
        </w:rPr>
        <w:t xml:space="preserve"> outside of established UT Austin HOP 2-</w:t>
      </w:r>
      <w:r w:rsidR="00455579">
        <w:rPr>
          <w:rFonts w:ascii="Arial" w:hAnsi="Arial" w:cs="Arial"/>
          <w:sz w:val="22"/>
          <w:szCs w:val="22"/>
        </w:rPr>
        <w:t>2151</w:t>
      </w:r>
      <w:r w:rsidRPr="0077681E">
        <w:rPr>
          <w:rFonts w:ascii="Arial" w:hAnsi="Arial" w:cs="Arial"/>
          <w:sz w:val="22"/>
          <w:szCs w:val="22"/>
        </w:rPr>
        <w:t xml:space="preserve">: </w:t>
      </w:r>
      <w:r w:rsidR="00455579">
        <w:rPr>
          <w:rFonts w:ascii="Arial" w:hAnsi="Arial" w:cs="Arial"/>
          <w:sz w:val="22"/>
          <w:szCs w:val="22"/>
        </w:rPr>
        <w:t>UT Austin Annual Evaluation of Faculty</w:t>
      </w:r>
      <w:r w:rsidRPr="0077681E">
        <w:rPr>
          <w:rFonts w:ascii="Arial" w:hAnsi="Arial" w:cs="Arial"/>
          <w:sz w:val="22"/>
          <w:szCs w:val="22"/>
        </w:rPr>
        <w:t xml:space="preserve"> </w:t>
      </w:r>
      <w:r w:rsidRPr="009928D2">
        <w:rPr>
          <w:rFonts w:ascii="Arial" w:hAnsi="Arial" w:cs="Arial"/>
          <w:sz w:val="22"/>
          <w:szCs w:val="22"/>
          <w:highlight w:val="yellow"/>
        </w:rPr>
        <w:t>(</w:t>
      </w:r>
      <w:r w:rsidRPr="009928D2">
        <w:rPr>
          <w:rFonts w:ascii="Arial" w:hAnsi="Arial" w:cs="Arial"/>
          <w:b/>
          <w:bCs/>
          <w:sz w:val="22"/>
          <w:szCs w:val="22"/>
          <w:highlight w:val="yellow"/>
        </w:rPr>
        <w:t xml:space="preserve">EXHIBIT </w:t>
      </w:r>
      <w:r w:rsidR="009928D2" w:rsidRPr="009928D2">
        <w:rPr>
          <w:rFonts w:ascii="Arial" w:hAnsi="Arial" w:cs="Arial"/>
          <w:b/>
          <w:bCs/>
          <w:sz w:val="22"/>
          <w:szCs w:val="22"/>
          <w:highlight w:val="yellow"/>
        </w:rPr>
        <w:t>XXXXX</w:t>
      </w:r>
      <w:r w:rsidRPr="009928D2">
        <w:rPr>
          <w:rFonts w:ascii="Arial" w:hAnsi="Arial" w:cs="Arial"/>
          <w:sz w:val="22"/>
          <w:szCs w:val="22"/>
          <w:highlight w:val="yellow"/>
        </w:rPr>
        <w:t>).</w:t>
      </w:r>
      <w:r w:rsidRPr="0077681E">
        <w:rPr>
          <w:rFonts w:ascii="Arial" w:hAnsi="Arial" w:cs="Arial"/>
          <w:sz w:val="22"/>
          <w:szCs w:val="22"/>
        </w:rPr>
        <w:t xml:space="preserve"> </w:t>
      </w:r>
    </w:p>
    <w:p w14:paraId="23218AE0" w14:textId="77777777" w:rsidR="00954CA6" w:rsidRPr="0077681E" w:rsidRDefault="00954CA6" w:rsidP="0077681E">
      <w:pPr>
        <w:rPr>
          <w:rFonts w:ascii="Arial" w:hAnsi="Arial" w:cs="Arial"/>
          <w:sz w:val="15"/>
          <w:szCs w:val="15"/>
        </w:rPr>
      </w:pPr>
    </w:p>
    <w:p w14:paraId="58D97310" w14:textId="431BAD95" w:rsidR="00954CA6" w:rsidRPr="0077681E" w:rsidRDefault="00954CA6" w:rsidP="0077681E">
      <w:pPr>
        <w:rPr>
          <w:rFonts w:ascii="Arial" w:hAnsi="Arial" w:cs="Arial"/>
          <w:sz w:val="22"/>
          <w:szCs w:val="22"/>
        </w:rPr>
      </w:pPr>
      <w:r w:rsidRPr="0077681E">
        <w:rPr>
          <w:rFonts w:ascii="Arial" w:hAnsi="Arial" w:cs="Arial"/>
          <w:sz w:val="22"/>
          <w:szCs w:val="22"/>
        </w:rPr>
        <w:t xml:space="preserve">On Thursday, December 7 (in the presence of Mr. Tim Creswick), </w:t>
      </w:r>
      <w:ins w:id="7" w:author="Byron Wilson" w:date="2024-01-21T15:07:00Z">
        <w:r w:rsidR="00DE03CD">
          <w:rPr>
            <w:rFonts w:ascii="Arial" w:hAnsi="Arial" w:cs="Arial"/>
            <w:sz w:val="22"/>
            <w:szCs w:val="22"/>
          </w:rPr>
          <w:t xml:space="preserve">Assistant Dean </w:t>
        </w:r>
      </w:ins>
      <w:r w:rsidRPr="0077681E">
        <w:rPr>
          <w:rFonts w:ascii="Arial" w:hAnsi="Arial" w:cs="Arial"/>
          <w:sz w:val="22"/>
          <w:szCs w:val="22"/>
        </w:rPr>
        <w:t xml:space="preserve">Lorenzo met with me to inform me that she had been </w:t>
      </w:r>
      <w:proofErr w:type="gramStart"/>
      <w:r w:rsidRPr="0077681E">
        <w:rPr>
          <w:rFonts w:ascii="Arial" w:hAnsi="Arial" w:cs="Arial"/>
          <w:sz w:val="22"/>
          <w:szCs w:val="22"/>
        </w:rPr>
        <w:t>conducting an investigation</w:t>
      </w:r>
      <w:proofErr w:type="gramEnd"/>
      <w:r w:rsidRPr="0077681E">
        <w:rPr>
          <w:rFonts w:ascii="Arial" w:hAnsi="Arial" w:cs="Arial"/>
          <w:sz w:val="22"/>
          <w:szCs w:val="22"/>
        </w:rPr>
        <w:t xml:space="preserve"> of my teaching by interviewing past and present students of the MA in Design and Health program, and that they had characterized me as “scary.” Lorenzo told me that as an administrator, she was dutifully bound to respond to that description of me.  As I informed Dean Rivera-</w:t>
      </w:r>
      <w:proofErr w:type="spellStart"/>
      <w:r w:rsidRPr="0077681E">
        <w:rPr>
          <w:rFonts w:ascii="Arial" w:hAnsi="Arial" w:cs="Arial"/>
          <w:sz w:val="22"/>
          <w:szCs w:val="22"/>
        </w:rPr>
        <w:t>Servera</w:t>
      </w:r>
      <w:proofErr w:type="spellEnd"/>
      <w:del w:id="8" w:author="Byron Wilson" w:date="2024-01-21T15:07:00Z">
        <w:r w:rsidRPr="0077681E" w:rsidDel="00DE03CD">
          <w:rPr>
            <w:rFonts w:ascii="Arial" w:hAnsi="Arial" w:cs="Arial"/>
            <w:sz w:val="22"/>
            <w:szCs w:val="22"/>
          </w:rPr>
          <w:delText>s</w:delText>
        </w:r>
      </w:del>
      <w:r w:rsidRPr="0077681E">
        <w:rPr>
          <w:rFonts w:ascii="Arial" w:hAnsi="Arial" w:cs="Arial"/>
          <w:sz w:val="22"/>
          <w:szCs w:val="22"/>
        </w:rPr>
        <w:t xml:space="preserve"> in the December 1</w:t>
      </w:r>
      <w:r w:rsidR="00455579">
        <w:rPr>
          <w:rFonts w:ascii="Arial" w:hAnsi="Arial" w:cs="Arial"/>
          <w:sz w:val="22"/>
          <w:szCs w:val="22"/>
        </w:rPr>
        <w:t>9</w:t>
      </w:r>
      <w:r w:rsidRPr="0077681E">
        <w:rPr>
          <w:rFonts w:ascii="Arial" w:hAnsi="Arial" w:cs="Arial"/>
          <w:sz w:val="22"/>
          <w:szCs w:val="22"/>
        </w:rPr>
        <w:t xml:space="preserve">, </w:t>
      </w:r>
      <w:proofErr w:type="gramStart"/>
      <w:r w:rsidRPr="0077681E">
        <w:rPr>
          <w:rFonts w:ascii="Arial" w:hAnsi="Arial" w:cs="Arial"/>
          <w:sz w:val="22"/>
          <w:szCs w:val="22"/>
        </w:rPr>
        <w:t>2023</w:t>
      </w:r>
      <w:proofErr w:type="gramEnd"/>
      <w:r w:rsidRPr="0077681E">
        <w:rPr>
          <w:rFonts w:ascii="Arial" w:hAnsi="Arial" w:cs="Arial"/>
          <w:sz w:val="22"/>
          <w:szCs w:val="22"/>
        </w:rPr>
        <w:t xml:space="preserve"> Informal Resolution meeting, which he referred to as a “courtesy” meeting, I was never informed as to how many MA students Assistant Dean Lorenzo spoke to, how she chose which ones to interview, what questions she asked them, or how many of them claimed I was “scary.” When my representative at the Informal Resolution meeting with Rivera-</w:t>
      </w:r>
      <w:proofErr w:type="spellStart"/>
      <w:r w:rsidRPr="0077681E">
        <w:rPr>
          <w:rFonts w:ascii="Arial" w:hAnsi="Arial" w:cs="Arial"/>
          <w:sz w:val="22"/>
          <w:szCs w:val="22"/>
        </w:rPr>
        <w:t>Servera</w:t>
      </w:r>
      <w:proofErr w:type="spellEnd"/>
      <w:del w:id="9" w:author="Byron Wilson" w:date="2024-01-21T15:08:00Z">
        <w:r w:rsidRPr="0077681E" w:rsidDel="00DE03CD">
          <w:rPr>
            <w:rFonts w:ascii="Arial" w:hAnsi="Arial" w:cs="Arial"/>
            <w:sz w:val="22"/>
            <w:szCs w:val="22"/>
          </w:rPr>
          <w:delText>s</w:delText>
        </w:r>
      </w:del>
      <w:r w:rsidRPr="0077681E">
        <w:rPr>
          <w:rFonts w:ascii="Arial" w:hAnsi="Arial" w:cs="Arial"/>
          <w:sz w:val="22"/>
          <w:szCs w:val="22"/>
        </w:rPr>
        <w:t xml:space="preserve"> asked him if I could have a copy of the process by which the student interviews were done, he replied that I could go ahead and “file a formal grievance and ask for them through an Open Records Request.”</w:t>
      </w:r>
    </w:p>
    <w:p w14:paraId="292015CA" w14:textId="77777777" w:rsidR="00954CA6" w:rsidRPr="0077681E" w:rsidRDefault="00954CA6" w:rsidP="0077681E">
      <w:pPr>
        <w:rPr>
          <w:rFonts w:ascii="Arial" w:hAnsi="Arial" w:cs="Arial"/>
          <w:sz w:val="15"/>
          <w:szCs w:val="15"/>
        </w:rPr>
      </w:pPr>
    </w:p>
    <w:p w14:paraId="4EF0AC37" w14:textId="6E24D460" w:rsidR="00954CA6" w:rsidRPr="0077681E" w:rsidRDefault="00954CA6" w:rsidP="0077681E">
      <w:pPr>
        <w:rPr>
          <w:rFonts w:ascii="Arial" w:hAnsi="Arial" w:cs="Arial"/>
          <w:i/>
          <w:iCs/>
          <w:color w:val="000000" w:themeColor="text1"/>
          <w:sz w:val="22"/>
          <w:szCs w:val="22"/>
        </w:rPr>
      </w:pPr>
      <w:r w:rsidRPr="0077681E">
        <w:rPr>
          <w:rFonts w:ascii="Arial" w:hAnsi="Arial" w:cs="Arial"/>
          <w:sz w:val="22"/>
          <w:szCs w:val="22"/>
        </w:rPr>
        <w:t xml:space="preserve">On December 8, 2023, Lorenzo issued me a letter </w:t>
      </w:r>
      <w:r w:rsidRPr="00F976AC">
        <w:rPr>
          <w:rFonts w:ascii="Arial" w:hAnsi="Arial" w:cs="Arial"/>
          <w:sz w:val="22"/>
          <w:szCs w:val="22"/>
          <w:highlight w:val="yellow"/>
        </w:rPr>
        <w:t>(</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w:t>
      </w:r>
      <w:r w:rsidRPr="00F976AC">
        <w:rPr>
          <w:rFonts w:ascii="Arial" w:hAnsi="Arial" w:cs="Arial"/>
          <w:sz w:val="22"/>
          <w:szCs w:val="22"/>
          <w:highlight w:val="yellow"/>
        </w:rPr>
        <w:t>)</w:t>
      </w:r>
      <w:r w:rsidRPr="0077681E">
        <w:rPr>
          <w:rFonts w:ascii="Arial" w:hAnsi="Arial" w:cs="Arial"/>
          <w:sz w:val="22"/>
          <w:szCs w:val="22"/>
        </w:rPr>
        <w:t xml:space="preserve"> detailing a list of sanctions she was imposing on me, including stripping me of my</w:t>
      </w:r>
      <w:r w:rsidRPr="0077681E">
        <w:rPr>
          <w:rFonts w:ascii="Arial" w:hAnsi="Arial" w:cs="Arial"/>
          <w:color w:val="000000" w:themeColor="text1"/>
          <w:sz w:val="22"/>
          <w:szCs w:val="22"/>
        </w:rPr>
        <w:t xml:space="preserve"> leadership positions (amounting to $</w:t>
      </w:r>
      <w:r w:rsidR="00455579">
        <w:rPr>
          <w:rFonts w:ascii="Arial" w:hAnsi="Arial" w:cs="Arial"/>
          <w:color w:val="000000" w:themeColor="text1"/>
          <w:sz w:val="22"/>
          <w:szCs w:val="22"/>
        </w:rPr>
        <w:t>3</w:t>
      </w:r>
      <w:r w:rsidRPr="0077681E">
        <w:rPr>
          <w:rFonts w:ascii="Arial" w:hAnsi="Arial" w:cs="Arial"/>
          <w:color w:val="000000" w:themeColor="text1"/>
          <w:sz w:val="22"/>
          <w:szCs w:val="22"/>
        </w:rPr>
        <w:t>0,000 annually) for the MA in Design and Health program, not authorizing any current or new research projects, requiring me to complete a faculty development support plan, reducing my summer administrative assignment for Summer of 2024 to $10,000, and increasing my teaching assignment to a 3+3 course load in Fall of 2024.</w:t>
      </w:r>
    </w:p>
    <w:p w14:paraId="020B9EEA" w14:textId="77777777" w:rsidR="00954CA6" w:rsidRPr="0077681E" w:rsidRDefault="00954CA6" w:rsidP="0077681E">
      <w:pPr>
        <w:rPr>
          <w:rFonts w:ascii="Arial" w:hAnsi="Arial" w:cs="Arial"/>
          <w:i/>
          <w:iCs/>
          <w:color w:val="2F5496" w:themeColor="accent1" w:themeShade="BF"/>
          <w:sz w:val="15"/>
          <w:szCs w:val="15"/>
        </w:rPr>
      </w:pPr>
    </w:p>
    <w:p w14:paraId="12DC1DD3" w14:textId="6DE989B6" w:rsidR="00954CA6" w:rsidRPr="0077681E" w:rsidRDefault="00954CA6" w:rsidP="0077681E">
      <w:pPr>
        <w:rPr>
          <w:rFonts w:ascii="Arial" w:hAnsi="Arial" w:cs="Arial"/>
          <w:sz w:val="22"/>
          <w:szCs w:val="22"/>
        </w:rPr>
      </w:pPr>
      <w:r w:rsidRPr="0077681E">
        <w:rPr>
          <w:rFonts w:ascii="Arial" w:hAnsi="Arial" w:cs="Arial"/>
          <w:sz w:val="22"/>
          <w:szCs w:val="22"/>
        </w:rPr>
        <w:t xml:space="preserve">The sanctions imposed on me by the named persons dramatically deprived me of my Property Interest, without procedural due process, </w:t>
      </w:r>
      <w:ins w:id="10" w:author="Byron Wilson" w:date="2024-01-21T15:11:00Z">
        <w:r w:rsidR="002041B7">
          <w:rPr>
            <w:rFonts w:ascii="Arial" w:hAnsi="Arial" w:cs="Arial"/>
            <w:sz w:val="22"/>
            <w:szCs w:val="22"/>
          </w:rPr>
          <w:t>determined by</w:t>
        </w:r>
      </w:ins>
      <w:del w:id="11" w:author="Byron Wilson" w:date="2024-01-21T15:11:00Z">
        <w:r w:rsidRPr="0077681E" w:rsidDel="002041B7">
          <w:rPr>
            <w:rFonts w:ascii="Arial" w:hAnsi="Arial" w:cs="Arial"/>
            <w:sz w:val="22"/>
            <w:szCs w:val="22"/>
          </w:rPr>
          <w:delText>in</w:delText>
        </w:r>
      </w:del>
      <w:r w:rsidRPr="0077681E">
        <w:rPr>
          <w:rFonts w:ascii="Arial" w:hAnsi="Arial" w:cs="Arial"/>
          <w:sz w:val="22"/>
          <w:szCs w:val="22"/>
        </w:rPr>
        <w:t xml:space="preserve"> </w:t>
      </w:r>
      <w:r w:rsidR="00455579">
        <w:rPr>
          <w:rFonts w:ascii="Arial" w:hAnsi="Arial" w:cs="Arial"/>
          <w:sz w:val="22"/>
          <w:szCs w:val="22"/>
        </w:rPr>
        <w:t>my</w:t>
      </w:r>
      <w:r w:rsidRPr="0077681E">
        <w:rPr>
          <w:rFonts w:ascii="Arial" w:hAnsi="Arial" w:cs="Arial"/>
          <w:sz w:val="22"/>
          <w:szCs w:val="22"/>
        </w:rPr>
        <w:t xml:space="preserve"> original</w:t>
      </w:r>
      <w:r w:rsidR="00455579">
        <w:rPr>
          <w:rFonts w:ascii="Arial" w:hAnsi="Arial" w:cs="Arial"/>
          <w:sz w:val="22"/>
          <w:szCs w:val="22"/>
        </w:rPr>
        <w:t xml:space="preserve"> </w:t>
      </w:r>
      <w:proofErr w:type="spellStart"/>
      <w:ins w:id="12" w:author="Byron Wilson" w:date="2024-01-21T15:10:00Z">
        <w:r w:rsidR="00DE03CD">
          <w:rPr>
            <w:rFonts w:ascii="Arial" w:hAnsi="Arial" w:cs="Arial"/>
            <w:sz w:val="22"/>
            <w:szCs w:val="22"/>
          </w:rPr>
          <w:t>Jul</w:t>
        </w:r>
      </w:ins>
      <w:del w:id="13" w:author="Byron Wilson" w:date="2024-01-21T15:10:00Z">
        <w:r w:rsidR="00455579" w:rsidDel="00DE03CD">
          <w:rPr>
            <w:rFonts w:ascii="Arial" w:hAnsi="Arial" w:cs="Arial"/>
            <w:sz w:val="22"/>
            <w:szCs w:val="22"/>
          </w:rPr>
          <w:delText>Lu</w:delText>
        </w:r>
      </w:del>
      <w:r w:rsidR="00455579">
        <w:rPr>
          <w:rFonts w:ascii="Arial" w:hAnsi="Arial" w:cs="Arial"/>
          <w:sz w:val="22"/>
          <w:szCs w:val="22"/>
        </w:rPr>
        <w:t xml:space="preserve">y </w:t>
      </w:r>
      <w:proofErr w:type="spellEnd"/>
      <w:r w:rsidR="00455579">
        <w:rPr>
          <w:rFonts w:ascii="Arial" w:hAnsi="Arial" w:cs="Arial"/>
          <w:sz w:val="22"/>
          <w:szCs w:val="22"/>
        </w:rPr>
        <w:t xml:space="preserve">1, 2022 </w:t>
      </w:r>
      <w:r w:rsidRPr="0077681E">
        <w:rPr>
          <w:rFonts w:ascii="Arial" w:hAnsi="Arial" w:cs="Arial"/>
          <w:sz w:val="22"/>
          <w:szCs w:val="22"/>
        </w:rPr>
        <w:t xml:space="preserve">3-year contract </w:t>
      </w:r>
      <w:ins w:id="14" w:author="Byron Wilson" w:date="2024-01-21T15:10:00Z">
        <w:r w:rsidR="002041B7">
          <w:rPr>
            <w:rFonts w:ascii="Arial" w:hAnsi="Arial" w:cs="Arial"/>
            <w:sz w:val="22"/>
            <w:szCs w:val="22"/>
          </w:rPr>
          <w:t xml:space="preserve">of which </w:t>
        </w:r>
      </w:ins>
      <w:r w:rsidRPr="0077681E">
        <w:rPr>
          <w:rFonts w:ascii="Arial" w:hAnsi="Arial" w:cs="Arial"/>
          <w:sz w:val="22"/>
          <w:szCs w:val="22"/>
        </w:rPr>
        <w:t>I was hired</w:t>
      </w:r>
      <w:ins w:id="15" w:author="Byron Wilson" w:date="2024-01-21T15:11:00Z">
        <w:r w:rsidR="002041B7">
          <w:rPr>
            <w:rFonts w:ascii="Arial" w:hAnsi="Arial" w:cs="Arial"/>
            <w:sz w:val="22"/>
            <w:szCs w:val="22"/>
          </w:rPr>
          <w:t>.</w:t>
        </w:r>
      </w:ins>
      <w:r w:rsidRPr="0077681E">
        <w:rPr>
          <w:rFonts w:ascii="Arial" w:hAnsi="Arial" w:cs="Arial"/>
          <w:sz w:val="22"/>
          <w:szCs w:val="22"/>
        </w:rPr>
        <w:t xml:space="preserve"> </w:t>
      </w:r>
      <w:ins w:id="16" w:author="Byron Wilson" w:date="2024-01-21T15:11:00Z">
        <w:r w:rsidR="002041B7">
          <w:rPr>
            <w:rFonts w:ascii="Arial" w:hAnsi="Arial" w:cs="Arial"/>
            <w:sz w:val="22"/>
            <w:szCs w:val="22"/>
          </w:rPr>
          <w:t>This</w:t>
        </w:r>
      </w:ins>
      <w:del w:id="17" w:author="Byron Wilson" w:date="2024-01-21T15:11:00Z">
        <w:r w:rsidRPr="0077681E" w:rsidDel="002041B7">
          <w:rPr>
            <w:rFonts w:ascii="Arial" w:hAnsi="Arial" w:cs="Arial"/>
            <w:sz w:val="22"/>
            <w:szCs w:val="22"/>
          </w:rPr>
          <w:delText>under by</w:delText>
        </w:r>
      </w:del>
      <w:r w:rsidRPr="0077681E">
        <w:rPr>
          <w:rFonts w:ascii="Arial" w:hAnsi="Arial" w:cs="Arial"/>
          <w:sz w:val="22"/>
          <w:szCs w:val="22"/>
        </w:rPr>
        <w:t xml:space="preserve"> </w:t>
      </w:r>
      <w:r w:rsidR="00455579">
        <w:rPr>
          <w:rFonts w:ascii="Arial" w:hAnsi="Arial" w:cs="Arial"/>
          <w:sz w:val="22"/>
          <w:szCs w:val="22"/>
        </w:rPr>
        <w:t xml:space="preserve">substantially </w:t>
      </w:r>
      <w:r w:rsidRPr="0077681E">
        <w:rPr>
          <w:rFonts w:ascii="Arial" w:hAnsi="Arial" w:cs="Arial"/>
          <w:sz w:val="22"/>
          <w:szCs w:val="22"/>
        </w:rPr>
        <w:t>chang</w:t>
      </w:r>
      <w:ins w:id="18" w:author="Byron Wilson" w:date="2024-01-21T15:11:00Z">
        <w:r w:rsidR="002041B7">
          <w:rPr>
            <w:rFonts w:ascii="Arial" w:hAnsi="Arial" w:cs="Arial"/>
            <w:sz w:val="22"/>
            <w:szCs w:val="22"/>
          </w:rPr>
          <w:t>ed</w:t>
        </w:r>
      </w:ins>
      <w:del w:id="19" w:author="Byron Wilson" w:date="2024-01-21T15:11:00Z">
        <w:r w:rsidRPr="0077681E" w:rsidDel="002041B7">
          <w:rPr>
            <w:rFonts w:ascii="Arial" w:hAnsi="Arial" w:cs="Arial"/>
            <w:sz w:val="22"/>
            <w:szCs w:val="22"/>
          </w:rPr>
          <w:delText>ing</w:delText>
        </w:r>
      </w:del>
      <w:r w:rsidRPr="0077681E">
        <w:rPr>
          <w:rFonts w:ascii="Arial" w:hAnsi="Arial" w:cs="Arial"/>
          <w:sz w:val="22"/>
          <w:szCs w:val="22"/>
        </w:rPr>
        <w:t xml:space="preserve"> my contracted assignment of duties mid-contract in the middle of the academic ye</w:t>
      </w:r>
      <w:ins w:id="20" w:author="Byron Wilson" w:date="2024-01-21T15:12:00Z">
        <w:r w:rsidR="002041B7">
          <w:rPr>
            <w:rFonts w:ascii="Arial" w:hAnsi="Arial" w:cs="Arial"/>
            <w:sz w:val="22"/>
            <w:szCs w:val="22"/>
          </w:rPr>
          <w:t>ar of 2023-2024</w:t>
        </w:r>
      </w:ins>
      <w:del w:id="21" w:author="Byron Wilson" w:date="2024-01-21T15:12:00Z">
        <w:r w:rsidRPr="0077681E" w:rsidDel="002041B7">
          <w:rPr>
            <w:rFonts w:ascii="Arial" w:hAnsi="Arial" w:cs="Arial"/>
            <w:sz w:val="22"/>
            <w:szCs w:val="22"/>
          </w:rPr>
          <w:delText>a</w:delText>
        </w:r>
      </w:del>
      <w:del w:id="22" w:author="Byron Wilson" w:date="2024-01-21T15:11:00Z">
        <w:r w:rsidRPr="0077681E" w:rsidDel="002041B7">
          <w:rPr>
            <w:rFonts w:ascii="Arial" w:hAnsi="Arial" w:cs="Arial"/>
            <w:sz w:val="22"/>
            <w:szCs w:val="22"/>
          </w:rPr>
          <w:delText>r and</w:delText>
        </w:r>
      </w:del>
      <w:r w:rsidRPr="0077681E">
        <w:rPr>
          <w:rFonts w:ascii="Arial" w:hAnsi="Arial" w:cs="Arial"/>
          <w:sz w:val="22"/>
          <w:szCs w:val="22"/>
        </w:rPr>
        <w:t xml:space="preserve"> prior to my having any formal faculty evaluation process completed by the SDCT Executive Committee, pursuant to UT Austin HOP 2-2151</w:t>
      </w:r>
      <w:r w:rsidR="00455579">
        <w:rPr>
          <w:rFonts w:ascii="Arial" w:hAnsi="Arial" w:cs="Arial"/>
          <w:sz w:val="22"/>
          <w:szCs w:val="22"/>
        </w:rPr>
        <w:t xml:space="preserve"> </w:t>
      </w:r>
      <w:r w:rsidRPr="0077681E">
        <w:rPr>
          <w:rFonts w:ascii="Arial" w:hAnsi="Arial" w:cs="Arial"/>
          <w:sz w:val="22"/>
          <w:szCs w:val="22"/>
        </w:rPr>
        <w:t xml:space="preserve">and UT System Board of Regents Rule 30501: Employee Evaluations </w:t>
      </w:r>
      <w:r w:rsidRPr="00F976AC">
        <w:rPr>
          <w:rFonts w:ascii="Arial" w:hAnsi="Arial" w:cs="Arial"/>
          <w:sz w:val="22"/>
          <w:szCs w:val="22"/>
          <w:highlight w:val="yellow"/>
        </w:rPr>
        <w:t>(</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w:t>
      </w:r>
      <w:r w:rsidRPr="00F976AC">
        <w:rPr>
          <w:rFonts w:ascii="Arial" w:hAnsi="Arial" w:cs="Arial"/>
          <w:sz w:val="22"/>
          <w:szCs w:val="22"/>
          <w:highlight w:val="yellow"/>
        </w:rPr>
        <w:t>).</w:t>
      </w:r>
      <w:r w:rsidRPr="0077681E">
        <w:rPr>
          <w:rFonts w:ascii="Arial" w:hAnsi="Arial" w:cs="Arial"/>
          <w:sz w:val="22"/>
          <w:szCs w:val="22"/>
        </w:rPr>
        <w:t xml:space="preserve"> Lorenzo lacked the qualifications and authority pursuant to UT Austin HOP 2-2151 and professional and accreditation standards to evaluate the teaching performances of individual faculty. </w:t>
      </w:r>
    </w:p>
    <w:p w14:paraId="2170DE94" w14:textId="77777777" w:rsidR="00954CA6" w:rsidRPr="0077681E" w:rsidRDefault="00954CA6" w:rsidP="0077681E">
      <w:pPr>
        <w:rPr>
          <w:rFonts w:ascii="Arial" w:hAnsi="Arial" w:cs="Arial"/>
          <w:sz w:val="15"/>
          <w:szCs w:val="15"/>
        </w:rPr>
      </w:pPr>
    </w:p>
    <w:p w14:paraId="0217A3B8" w14:textId="1033BC3C" w:rsidR="00954CA6" w:rsidRPr="0077681E" w:rsidRDefault="00954CA6" w:rsidP="0077681E">
      <w:pPr>
        <w:rPr>
          <w:rFonts w:ascii="Arial" w:hAnsi="Arial" w:cs="Arial"/>
          <w:sz w:val="22"/>
          <w:szCs w:val="22"/>
        </w:rPr>
      </w:pPr>
      <w:r w:rsidRPr="0077681E">
        <w:rPr>
          <w:rFonts w:ascii="Arial" w:hAnsi="Arial" w:cs="Arial"/>
          <w:sz w:val="22"/>
          <w:szCs w:val="22"/>
        </w:rPr>
        <w:t xml:space="preserve">UT HOP 2-2151 requires that faculty </w:t>
      </w:r>
      <w:ins w:id="23" w:author="Byron Wilson" w:date="2024-01-21T15:13:00Z">
        <w:r w:rsidR="002041B7">
          <w:rPr>
            <w:rFonts w:ascii="Arial" w:hAnsi="Arial" w:cs="Arial"/>
            <w:sz w:val="22"/>
            <w:szCs w:val="22"/>
          </w:rPr>
          <w:t xml:space="preserve">instructional </w:t>
        </w:r>
      </w:ins>
      <w:r w:rsidRPr="0077681E">
        <w:rPr>
          <w:rFonts w:ascii="Arial" w:hAnsi="Arial" w:cs="Arial"/>
          <w:sz w:val="22"/>
          <w:szCs w:val="22"/>
        </w:rPr>
        <w:t>performance</w:t>
      </w:r>
      <w:r w:rsidR="00821420">
        <w:rPr>
          <w:rFonts w:ascii="Arial" w:hAnsi="Arial" w:cs="Arial"/>
          <w:sz w:val="22"/>
          <w:szCs w:val="22"/>
        </w:rPr>
        <w:t xml:space="preserve"> evaluations </w:t>
      </w:r>
      <w:r w:rsidRPr="0077681E">
        <w:rPr>
          <w:rFonts w:ascii="Arial" w:hAnsi="Arial" w:cs="Arial"/>
          <w:sz w:val="22"/>
          <w:szCs w:val="22"/>
        </w:rPr>
        <w:t xml:space="preserve">be based solely on the information faculty provide in their FARs, which in my case included not only CES scores and student comments, </w:t>
      </w:r>
      <w:r w:rsidR="00821420">
        <w:rPr>
          <w:rFonts w:ascii="Arial" w:hAnsi="Arial" w:cs="Arial"/>
          <w:sz w:val="22"/>
          <w:szCs w:val="22"/>
        </w:rPr>
        <w:t xml:space="preserve">but also </w:t>
      </w:r>
      <w:r w:rsidRPr="0077681E">
        <w:rPr>
          <w:rFonts w:ascii="Arial" w:hAnsi="Arial" w:cs="Arial"/>
          <w:sz w:val="22"/>
          <w:szCs w:val="22"/>
        </w:rPr>
        <w:t>a glowing teaching observation by Prof</w:t>
      </w:r>
      <w:r w:rsidR="00455579">
        <w:rPr>
          <w:rFonts w:ascii="Arial" w:hAnsi="Arial" w:cs="Arial"/>
          <w:sz w:val="22"/>
          <w:szCs w:val="22"/>
        </w:rPr>
        <w:t>essor</w:t>
      </w:r>
      <w:r w:rsidRPr="0077681E">
        <w:rPr>
          <w:rFonts w:ascii="Arial" w:hAnsi="Arial" w:cs="Arial"/>
          <w:sz w:val="22"/>
          <w:szCs w:val="22"/>
        </w:rPr>
        <w:t xml:space="preserve"> Michael Ray </w:t>
      </w:r>
      <w:r w:rsidRPr="0077681E">
        <w:rPr>
          <w:rFonts w:ascii="Arial" w:hAnsi="Arial" w:cs="Arial"/>
          <w:sz w:val="22"/>
          <w:szCs w:val="22"/>
        </w:rPr>
        <w:lastRenderedPageBreak/>
        <w:t xml:space="preserve">Charles and a narrative contextualizing some of the challenges I faced in my first year of teaching at UT Austin </w:t>
      </w:r>
      <w:r w:rsidRPr="00F976AC">
        <w:rPr>
          <w:rFonts w:ascii="Arial" w:hAnsi="Arial" w:cs="Arial"/>
          <w:sz w:val="22"/>
          <w:szCs w:val="22"/>
          <w:highlight w:val="yellow"/>
        </w:rPr>
        <w:t>(</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w:t>
      </w:r>
      <w:r w:rsidRPr="00F976AC">
        <w:rPr>
          <w:rFonts w:ascii="Arial" w:hAnsi="Arial" w:cs="Arial"/>
          <w:sz w:val="22"/>
          <w:szCs w:val="22"/>
          <w:highlight w:val="yellow"/>
        </w:rPr>
        <w:t>).</w:t>
      </w:r>
      <w:r w:rsidRPr="0077681E">
        <w:rPr>
          <w:rFonts w:ascii="Arial" w:hAnsi="Arial" w:cs="Arial"/>
          <w:sz w:val="22"/>
          <w:szCs w:val="22"/>
        </w:rPr>
        <w:t xml:space="preserve"> Within my FAR I also included quotes from two individuals with regular participation </w:t>
      </w:r>
      <w:r w:rsidR="00821420">
        <w:rPr>
          <w:rFonts w:ascii="Arial" w:hAnsi="Arial" w:cs="Arial"/>
          <w:sz w:val="22"/>
          <w:szCs w:val="22"/>
        </w:rPr>
        <w:t xml:space="preserve">in </w:t>
      </w:r>
      <w:r w:rsidRPr="0077681E">
        <w:rPr>
          <w:rFonts w:ascii="Arial" w:hAnsi="Arial" w:cs="Arial"/>
          <w:sz w:val="22"/>
          <w:szCs w:val="22"/>
        </w:rPr>
        <w:t xml:space="preserve">and observation of my performance in the Capstone course (DES 690).  </w:t>
      </w:r>
      <w:ins w:id="24" w:author="Byron Wilson" w:date="2024-01-21T15:14:00Z">
        <w:r w:rsidR="002041B7">
          <w:rPr>
            <w:rFonts w:ascii="Arial" w:hAnsi="Arial" w:cs="Arial"/>
            <w:sz w:val="22"/>
            <w:szCs w:val="22"/>
          </w:rPr>
          <w:t xml:space="preserve">It </w:t>
        </w:r>
      </w:ins>
      <w:proofErr w:type="spellStart"/>
      <w:ins w:id="25" w:author="Byron Wilson" w:date="2024-01-21T15:17:00Z">
        <w:r w:rsidR="002041B7">
          <w:rPr>
            <w:rFonts w:ascii="Arial" w:hAnsi="Arial" w:cs="Arial"/>
            <w:sz w:val="22"/>
            <w:szCs w:val="22"/>
          </w:rPr>
          <w:t>i</w:t>
        </w:r>
      </w:ins>
      <w:ins w:id="26" w:author="Byron Wilson" w:date="2024-01-21T15:16:00Z">
        <w:r w:rsidR="002041B7">
          <w:rPr>
            <w:rFonts w:ascii="Arial" w:hAnsi="Arial" w:cs="Arial"/>
            <w:sz w:val="22"/>
            <w:szCs w:val="22"/>
          </w:rPr>
          <w:t>clear</w:t>
        </w:r>
        <w:proofErr w:type="spellEnd"/>
        <w:r w:rsidR="002041B7">
          <w:rPr>
            <w:rFonts w:ascii="Arial" w:hAnsi="Arial" w:cs="Arial"/>
            <w:sz w:val="22"/>
            <w:szCs w:val="22"/>
          </w:rPr>
          <w:t xml:space="preserve"> that</w:t>
        </w:r>
      </w:ins>
      <w:ins w:id="27" w:author="Byron Wilson" w:date="2024-01-21T15:17:00Z">
        <w:r w:rsidR="002041B7">
          <w:rPr>
            <w:rFonts w:ascii="Arial" w:hAnsi="Arial" w:cs="Arial"/>
            <w:sz w:val="22"/>
            <w:szCs w:val="22"/>
          </w:rPr>
          <w:t xml:space="preserve"> </w:t>
        </w:r>
      </w:ins>
      <w:r w:rsidRPr="0077681E">
        <w:rPr>
          <w:rFonts w:ascii="Arial" w:hAnsi="Arial" w:cs="Arial"/>
          <w:sz w:val="22"/>
          <w:szCs w:val="22"/>
        </w:rPr>
        <w:t xml:space="preserve">Lorenzo’s secret and improper investigation of </w:t>
      </w:r>
      <w:r w:rsidR="00821420">
        <w:rPr>
          <w:rFonts w:ascii="Arial" w:hAnsi="Arial" w:cs="Arial"/>
          <w:sz w:val="22"/>
          <w:szCs w:val="22"/>
        </w:rPr>
        <w:t xml:space="preserve">my </w:t>
      </w:r>
      <w:r w:rsidRPr="0077681E">
        <w:rPr>
          <w:rFonts w:ascii="Arial" w:hAnsi="Arial" w:cs="Arial"/>
          <w:sz w:val="22"/>
          <w:szCs w:val="22"/>
        </w:rPr>
        <w:t xml:space="preserve">teaching </w:t>
      </w:r>
      <w:del w:id="28" w:author="Byron Wilson" w:date="2024-01-21T15:15:00Z">
        <w:r w:rsidRPr="0077681E" w:rsidDel="002041B7">
          <w:rPr>
            <w:rFonts w:ascii="Arial" w:hAnsi="Arial" w:cs="Arial"/>
            <w:sz w:val="22"/>
            <w:szCs w:val="22"/>
          </w:rPr>
          <w:delText xml:space="preserve">ability </w:delText>
        </w:r>
      </w:del>
      <w:ins w:id="29" w:author="Byron Wilson" w:date="2024-01-21T15:15:00Z">
        <w:r w:rsidR="002041B7">
          <w:rPr>
            <w:rFonts w:ascii="Arial" w:hAnsi="Arial" w:cs="Arial"/>
            <w:sz w:val="22"/>
            <w:szCs w:val="22"/>
          </w:rPr>
          <w:t>performance</w:t>
        </w:r>
        <w:r w:rsidR="002041B7" w:rsidRPr="0077681E">
          <w:rPr>
            <w:rFonts w:ascii="Arial" w:hAnsi="Arial" w:cs="Arial"/>
            <w:sz w:val="22"/>
            <w:szCs w:val="22"/>
          </w:rPr>
          <w:t xml:space="preserve"> </w:t>
        </w:r>
      </w:ins>
      <w:r w:rsidRPr="0077681E">
        <w:rPr>
          <w:rFonts w:ascii="Arial" w:hAnsi="Arial" w:cs="Arial"/>
          <w:sz w:val="22"/>
          <w:szCs w:val="22"/>
        </w:rPr>
        <w:t xml:space="preserve">did not include </w:t>
      </w:r>
      <w:del w:id="30" w:author="Byron Wilson" w:date="2024-01-21T15:17:00Z">
        <w:r w:rsidRPr="0077681E" w:rsidDel="002041B7">
          <w:rPr>
            <w:rFonts w:ascii="Arial" w:hAnsi="Arial" w:cs="Arial"/>
            <w:sz w:val="22"/>
            <w:szCs w:val="22"/>
          </w:rPr>
          <w:delText>any aspect</w:delText>
        </w:r>
      </w:del>
      <w:ins w:id="31" w:author="Byron Wilson" w:date="2024-01-21T15:17:00Z">
        <w:r w:rsidR="002041B7">
          <w:rPr>
            <w:rFonts w:ascii="Arial" w:hAnsi="Arial" w:cs="Arial"/>
            <w:sz w:val="22"/>
            <w:szCs w:val="22"/>
          </w:rPr>
          <w:t xml:space="preserve">a </w:t>
        </w:r>
      </w:ins>
      <w:ins w:id="32" w:author="Byron Wilson" w:date="2024-01-21T15:18:00Z">
        <w:r w:rsidR="002041B7">
          <w:rPr>
            <w:rFonts w:ascii="Arial" w:hAnsi="Arial" w:cs="Arial"/>
            <w:sz w:val="22"/>
            <w:szCs w:val="22"/>
          </w:rPr>
          <w:t>ratified assessment</w:t>
        </w:r>
      </w:ins>
      <w:r w:rsidRPr="0077681E">
        <w:rPr>
          <w:rFonts w:ascii="Arial" w:hAnsi="Arial" w:cs="Arial"/>
          <w:sz w:val="22"/>
          <w:szCs w:val="22"/>
        </w:rPr>
        <w:t xml:space="preserve"> of the information I provided in my FAR, nor </w:t>
      </w:r>
      <w:del w:id="33" w:author="Byron Wilson" w:date="2024-01-21T15:19:00Z">
        <w:r w:rsidRPr="0077681E" w:rsidDel="002041B7">
          <w:rPr>
            <w:rFonts w:ascii="Arial" w:hAnsi="Arial" w:cs="Arial"/>
            <w:sz w:val="22"/>
            <w:szCs w:val="22"/>
          </w:rPr>
          <w:delText>did it include any</w:delText>
        </w:r>
      </w:del>
      <w:ins w:id="34" w:author="Byron Wilson" w:date="2024-01-21T15:19:00Z">
        <w:r w:rsidR="002041B7">
          <w:rPr>
            <w:rFonts w:ascii="Arial" w:hAnsi="Arial" w:cs="Arial"/>
            <w:sz w:val="22"/>
            <w:szCs w:val="22"/>
          </w:rPr>
          <w:t>take seriously the</w:t>
        </w:r>
      </w:ins>
      <w:r w:rsidRPr="0077681E">
        <w:rPr>
          <w:rFonts w:ascii="Arial" w:hAnsi="Arial" w:cs="Arial"/>
          <w:sz w:val="22"/>
          <w:szCs w:val="22"/>
        </w:rPr>
        <w:t xml:space="preserve"> evaluation by faculty peers.</w:t>
      </w:r>
    </w:p>
    <w:p w14:paraId="5FF0760D" w14:textId="77777777" w:rsidR="00954CA6" w:rsidRPr="00455579" w:rsidRDefault="00954CA6" w:rsidP="0077681E">
      <w:pPr>
        <w:rPr>
          <w:rFonts w:ascii="Arial" w:hAnsi="Arial" w:cs="Arial"/>
          <w:sz w:val="12"/>
          <w:szCs w:val="12"/>
        </w:rPr>
      </w:pPr>
    </w:p>
    <w:p w14:paraId="4EB355D5" w14:textId="43A409AD" w:rsidR="00821420" w:rsidRDefault="00954CA6" w:rsidP="0077681E">
      <w:pPr>
        <w:rPr>
          <w:rFonts w:ascii="Arial" w:hAnsi="Arial" w:cs="Arial"/>
          <w:sz w:val="22"/>
          <w:szCs w:val="22"/>
        </w:rPr>
      </w:pPr>
      <w:r w:rsidRPr="0077681E">
        <w:rPr>
          <w:rFonts w:ascii="Arial" w:hAnsi="Arial" w:cs="Arial"/>
          <w:sz w:val="22"/>
          <w:szCs w:val="22"/>
        </w:rPr>
        <w:t>The removal by the named persons of authorization, without good cause and due process, of my ability to conduct research, including removal of authorization for projects I am currently involved in as well any new research projects, infringes on my Academic Freedom, in violation of Texas Education Code 51.354 (</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XXXXXX</w:t>
      </w:r>
      <w:r w:rsidRPr="00F976AC">
        <w:rPr>
          <w:rFonts w:ascii="Arial" w:hAnsi="Arial" w:cs="Arial"/>
          <w:sz w:val="22"/>
          <w:szCs w:val="22"/>
          <w:highlight w:val="yellow"/>
        </w:rPr>
        <w:t>)</w:t>
      </w:r>
      <w:r w:rsidRPr="00F976AC">
        <w:rPr>
          <w:rFonts w:ascii="Arial" w:hAnsi="Arial" w:cs="Arial"/>
          <w:b/>
          <w:bCs/>
          <w:sz w:val="22"/>
          <w:szCs w:val="22"/>
          <w:highlight w:val="yellow"/>
        </w:rPr>
        <w:t>,</w:t>
      </w:r>
      <w:r w:rsidRPr="0077681E">
        <w:rPr>
          <w:rFonts w:ascii="Arial" w:hAnsi="Arial" w:cs="Arial"/>
          <w:b/>
          <w:bCs/>
          <w:sz w:val="22"/>
          <w:szCs w:val="22"/>
        </w:rPr>
        <w:t xml:space="preserve"> </w:t>
      </w:r>
      <w:r w:rsidRPr="0077681E">
        <w:rPr>
          <w:rFonts w:ascii="Arial" w:hAnsi="Arial" w:cs="Arial"/>
          <w:sz w:val="22"/>
          <w:szCs w:val="22"/>
        </w:rPr>
        <w:t xml:space="preserve">UT Austin’s General Catalog, 2023-2024, Appendix C, Chapter 13: Speech, Expression, and Assembly </w:t>
      </w:r>
      <w:r w:rsidRPr="00F976AC">
        <w:rPr>
          <w:rFonts w:ascii="Arial" w:hAnsi="Arial" w:cs="Arial"/>
          <w:sz w:val="22"/>
          <w:szCs w:val="22"/>
          <w:highlight w:val="yellow"/>
        </w:rPr>
        <w:t>(</w:t>
      </w:r>
      <w:r w:rsidRPr="00F976AC">
        <w:rPr>
          <w:rFonts w:ascii="Arial" w:hAnsi="Arial" w:cs="Arial"/>
          <w:b/>
          <w:bCs/>
          <w:sz w:val="22"/>
          <w:szCs w:val="22"/>
          <w:highlight w:val="yellow"/>
        </w:rPr>
        <w:t xml:space="preserve">EXHIBIT </w:t>
      </w:r>
      <w:r w:rsidR="00F976AC" w:rsidRPr="00F976AC">
        <w:rPr>
          <w:rFonts w:ascii="Arial" w:hAnsi="Arial" w:cs="Arial"/>
          <w:b/>
          <w:bCs/>
          <w:sz w:val="22"/>
          <w:szCs w:val="22"/>
          <w:highlight w:val="yellow"/>
        </w:rPr>
        <w:t>XXXXX</w:t>
      </w:r>
      <w:r w:rsidR="00821420" w:rsidRPr="00F976AC">
        <w:rPr>
          <w:rFonts w:ascii="Arial" w:hAnsi="Arial" w:cs="Arial"/>
          <w:sz w:val="22"/>
          <w:szCs w:val="22"/>
          <w:highlight w:val="yellow"/>
        </w:rPr>
        <w:t>),</w:t>
      </w:r>
      <w:r w:rsidRPr="0077681E">
        <w:rPr>
          <w:rFonts w:ascii="Arial" w:hAnsi="Arial" w:cs="Arial"/>
          <w:sz w:val="22"/>
          <w:szCs w:val="22"/>
        </w:rPr>
        <w:t xml:space="preserve"> </w:t>
      </w:r>
      <w:r w:rsidR="00821420">
        <w:rPr>
          <w:rFonts w:ascii="Arial" w:hAnsi="Arial" w:cs="Arial"/>
          <w:sz w:val="22"/>
          <w:szCs w:val="22"/>
        </w:rPr>
        <w:t xml:space="preserve">and my </w:t>
      </w:r>
      <w:r w:rsidRPr="0077681E">
        <w:rPr>
          <w:rFonts w:ascii="Arial" w:hAnsi="Arial" w:cs="Arial"/>
          <w:sz w:val="22"/>
          <w:szCs w:val="22"/>
        </w:rPr>
        <w:t xml:space="preserve">professional and accreditation standards </w:t>
      </w:r>
      <w:r w:rsidRPr="00F976AC">
        <w:rPr>
          <w:rFonts w:ascii="Arial" w:hAnsi="Arial" w:cs="Arial"/>
          <w:sz w:val="22"/>
          <w:szCs w:val="22"/>
          <w:highlight w:val="yellow"/>
        </w:rPr>
        <w:t>(</w:t>
      </w:r>
      <w:r w:rsidRPr="00F976AC">
        <w:rPr>
          <w:rFonts w:ascii="Arial" w:hAnsi="Arial" w:cs="Arial"/>
          <w:b/>
          <w:bCs/>
          <w:sz w:val="22"/>
          <w:szCs w:val="22"/>
          <w:highlight w:val="yellow"/>
        </w:rPr>
        <w:t xml:space="preserve">EXHBITS </w:t>
      </w:r>
      <w:r w:rsidR="00F976AC" w:rsidRPr="00F976AC">
        <w:rPr>
          <w:rFonts w:ascii="Arial" w:hAnsi="Arial" w:cs="Arial"/>
          <w:b/>
          <w:bCs/>
          <w:sz w:val="22"/>
          <w:szCs w:val="22"/>
          <w:highlight w:val="yellow"/>
        </w:rPr>
        <w:t>XXXX</w:t>
      </w:r>
      <w:r w:rsidRPr="00F976AC">
        <w:rPr>
          <w:rFonts w:ascii="Arial" w:hAnsi="Arial" w:cs="Arial"/>
          <w:b/>
          <w:bCs/>
          <w:sz w:val="22"/>
          <w:szCs w:val="22"/>
          <w:highlight w:val="yellow"/>
        </w:rPr>
        <w:t xml:space="preserve"> and </w:t>
      </w:r>
      <w:r w:rsidR="00F976AC" w:rsidRPr="00F976AC">
        <w:rPr>
          <w:rFonts w:ascii="Arial" w:hAnsi="Arial" w:cs="Arial"/>
          <w:b/>
          <w:bCs/>
          <w:sz w:val="22"/>
          <w:szCs w:val="22"/>
          <w:highlight w:val="yellow"/>
        </w:rPr>
        <w:t>XXXX</w:t>
      </w:r>
      <w:r w:rsidRPr="00F976AC">
        <w:rPr>
          <w:rFonts w:ascii="Arial" w:hAnsi="Arial" w:cs="Arial"/>
          <w:sz w:val="22"/>
          <w:szCs w:val="22"/>
          <w:highlight w:val="yellow"/>
        </w:rPr>
        <w:t>).</w:t>
      </w:r>
      <w:r w:rsidRPr="0077681E">
        <w:rPr>
          <w:rFonts w:ascii="Arial" w:hAnsi="Arial" w:cs="Arial"/>
          <w:sz w:val="22"/>
          <w:szCs w:val="22"/>
        </w:rPr>
        <w:t xml:space="preserve"> The removal of authorization for research also prevents me from complying with federal laws governing the human-subjects research I conduct as part of my teaching assignments in the program and my service assignment fulfilling the college’s contractual obligations to Dell Medical School, Dell-Seton Hospital, and Dell Children’s Hospital. </w:t>
      </w:r>
    </w:p>
    <w:p w14:paraId="397C1728" w14:textId="77777777" w:rsidR="00821420" w:rsidRPr="00455579" w:rsidRDefault="00821420" w:rsidP="0077681E">
      <w:pPr>
        <w:rPr>
          <w:rFonts w:ascii="Arial" w:hAnsi="Arial" w:cs="Arial"/>
          <w:sz w:val="12"/>
          <w:szCs w:val="12"/>
        </w:rPr>
      </w:pPr>
    </w:p>
    <w:p w14:paraId="26EDB102" w14:textId="5A9A1F1A" w:rsidR="00954CA6" w:rsidRPr="0077681E" w:rsidRDefault="00954CA6" w:rsidP="0077681E">
      <w:pPr>
        <w:rPr>
          <w:rFonts w:ascii="Arial" w:hAnsi="Arial" w:cs="Arial"/>
          <w:sz w:val="22"/>
          <w:szCs w:val="22"/>
        </w:rPr>
      </w:pPr>
      <w:r w:rsidRPr="0077681E">
        <w:rPr>
          <w:rFonts w:ascii="Arial" w:hAnsi="Arial" w:cs="Arial"/>
          <w:sz w:val="22"/>
          <w:szCs w:val="22"/>
        </w:rPr>
        <w:t xml:space="preserve">Federal law requires all faculty to secure Institutional Research Board or IRB Office approval for all human-subjects research projects they engage in, including for all human-subjects research they have students conduct as part of courses they teach. This prohibition on my authorization to conduct research prevents me from fulfilling my teaching and service obligations in the MA in Design </w:t>
      </w:r>
      <w:del w:id="35" w:author="Byron Wilson" w:date="2024-01-21T15:20:00Z">
        <w:r w:rsidRPr="0077681E" w:rsidDel="005301C2">
          <w:rPr>
            <w:rFonts w:ascii="Arial" w:hAnsi="Arial" w:cs="Arial"/>
            <w:sz w:val="22"/>
            <w:szCs w:val="22"/>
          </w:rPr>
          <w:delText xml:space="preserve">and </w:delText>
        </w:r>
      </w:del>
      <w:ins w:id="36" w:author="Byron Wilson" w:date="2024-01-21T15:20:00Z">
        <w:r w:rsidR="005301C2">
          <w:rPr>
            <w:rFonts w:ascii="Arial" w:hAnsi="Arial" w:cs="Arial"/>
            <w:sz w:val="22"/>
            <w:szCs w:val="22"/>
          </w:rPr>
          <w:t>focused on</w:t>
        </w:r>
        <w:r w:rsidR="005301C2" w:rsidRPr="0077681E">
          <w:rPr>
            <w:rFonts w:ascii="Arial" w:hAnsi="Arial" w:cs="Arial"/>
            <w:sz w:val="22"/>
            <w:szCs w:val="22"/>
          </w:rPr>
          <w:t xml:space="preserve"> </w:t>
        </w:r>
      </w:ins>
      <w:r w:rsidRPr="0077681E">
        <w:rPr>
          <w:rFonts w:ascii="Arial" w:hAnsi="Arial" w:cs="Arial"/>
          <w:sz w:val="22"/>
          <w:szCs w:val="22"/>
        </w:rPr>
        <w:t xml:space="preserve">Health Program. Additionally, my original 3-year contract includes a Professorial Fellowship to defray research and research-related travel expenses. Despite having the title of “Professional Professor” without a contractual tenure-track research assignment and expectation, I was contractually appointed to execute the same research activities and maintain the same legal and professional Academic Freedom rights to engage in research projects of my choosing as tenure-track faculty. </w:t>
      </w:r>
    </w:p>
    <w:p w14:paraId="07AC73DE" w14:textId="77777777" w:rsidR="00954CA6" w:rsidRPr="00455579" w:rsidRDefault="00954CA6" w:rsidP="0077681E">
      <w:pPr>
        <w:rPr>
          <w:rFonts w:ascii="Arial" w:hAnsi="Arial" w:cs="Arial"/>
          <w:sz w:val="12"/>
          <w:szCs w:val="12"/>
        </w:rPr>
      </w:pPr>
    </w:p>
    <w:p w14:paraId="015B16A6" w14:textId="60E9B444" w:rsidR="00821420" w:rsidRDefault="00954CA6" w:rsidP="0077681E">
      <w:pPr>
        <w:rPr>
          <w:rFonts w:ascii="Arial" w:hAnsi="Arial" w:cs="Arial"/>
          <w:sz w:val="22"/>
          <w:szCs w:val="22"/>
        </w:rPr>
      </w:pPr>
      <w:r w:rsidRPr="0077681E">
        <w:rPr>
          <w:rFonts w:ascii="Arial" w:hAnsi="Arial" w:cs="Arial"/>
          <w:sz w:val="22"/>
          <w:szCs w:val="22"/>
        </w:rPr>
        <w:t>In summary, Assistant Dean Lorenzo’s and Dean Rivera-</w:t>
      </w:r>
      <w:proofErr w:type="spellStart"/>
      <w:r w:rsidRPr="0077681E">
        <w:rPr>
          <w:rFonts w:ascii="Arial" w:hAnsi="Arial" w:cs="Arial"/>
          <w:sz w:val="22"/>
          <w:szCs w:val="22"/>
        </w:rPr>
        <w:t>Servera’s</w:t>
      </w:r>
      <w:proofErr w:type="spellEnd"/>
      <w:r w:rsidRPr="0077681E">
        <w:rPr>
          <w:rFonts w:ascii="Arial" w:hAnsi="Arial" w:cs="Arial"/>
          <w:sz w:val="22"/>
          <w:szCs w:val="22"/>
        </w:rPr>
        <w:t xml:space="preserve"> secret and improper investigation of my teaching abilities in the MA </w:t>
      </w:r>
      <w:ins w:id="37" w:author="Byron Wilson" w:date="2024-01-21T15:22:00Z">
        <w:r w:rsidR="005301C2">
          <w:rPr>
            <w:rFonts w:ascii="Arial" w:hAnsi="Arial" w:cs="Arial"/>
            <w:sz w:val="22"/>
            <w:szCs w:val="22"/>
          </w:rPr>
          <w:t xml:space="preserve">in </w:t>
        </w:r>
      </w:ins>
      <w:r w:rsidRPr="0077681E">
        <w:rPr>
          <w:rFonts w:ascii="Arial" w:hAnsi="Arial" w:cs="Arial"/>
          <w:sz w:val="22"/>
          <w:szCs w:val="22"/>
        </w:rPr>
        <w:t>Design</w:t>
      </w:r>
      <w:ins w:id="38" w:author="Byron Wilson" w:date="2024-01-21T15:21:00Z">
        <w:r w:rsidR="005301C2">
          <w:rPr>
            <w:rFonts w:ascii="Arial" w:hAnsi="Arial" w:cs="Arial"/>
            <w:sz w:val="22"/>
            <w:szCs w:val="22"/>
          </w:rPr>
          <w:t xml:space="preserve"> focused on</w:t>
        </w:r>
      </w:ins>
      <w:del w:id="39" w:author="Byron Wilson" w:date="2024-01-21T15:21:00Z">
        <w:r w:rsidRPr="0077681E" w:rsidDel="005301C2">
          <w:rPr>
            <w:rFonts w:ascii="Arial" w:hAnsi="Arial" w:cs="Arial"/>
            <w:sz w:val="22"/>
            <w:szCs w:val="22"/>
          </w:rPr>
          <w:delText xml:space="preserve"> in</w:delText>
        </w:r>
      </w:del>
      <w:r w:rsidRPr="0077681E">
        <w:rPr>
          <w:rFonts w:ascii="Arial" w:hAnsi="Arial" w:cs="Arial"/>
          <w:sz w:val="22"/>
          <w:szCs w:val="22"/>
        </w:rPr>
        <w:t xml:space="preserve"> Health Program has resulted in harm by my being stripped of my title</w:t>
      </w:r>
      <w:r w:rsidR="00455579">
        <w:rPr>
          <w:rFonts w:ascii="Arial" w:hAnsi="Arial" w:cs="Arial"/>
          <w:sz w:val="22"/>
          <w:szCs w:val="22"/>
        </w:rPr>
        <w:t>s and</w:t>
      </w:r>
      <w:r w:rsidRPr="0077681E">
        <w:rPr>
          <w:rFonts w:ascii="Arial" w:hAnsi="Arial" w:cs="Arial"/>
          <w:sz w:val="22"/>
          <w:szCs w:val="22"/>
        </w:rPr>
        <w:t xml:space="preserve"> roles in the MA in Design and Health Program</w:t>
      </w:r>
      <w:r w:rsidR="00455579">
        <w:rPr>
          <w:rFonts w:ascii="Arial" w:hAnsi="Arial" w:cs="Arial"/>
          <w:sz w:val="22"/>
          <w:szCs w:val="22"/>
        </w:rPr>
        <w:t xml:space="preserve"> (and the associated compensation)</w:t>
      </w:r>
      <w:r w:rsidRPr="0077681E">
        <w:rPr>
          <w:rFonts w:ascii="Arial" w:hAnsi="Arial" w:cs="Arial"/>
          <w:sz w:val="22"/>
          <w:szCs w:val="22"/>
        </w:rPr>
        <w:t xml:space="preserve"> and being deprived of my Property Interest in my </w:t>
      </w:r>
      <w:r w:rsidR="00F976AC">
        <w:rPr>
          <w:rFonts w:ascii="Arial" w:hAnsi="Arial" w:cs="Arial"/>
          <w:sz w:val="22"/>
          <w:szCs w:val="22"/>
        </w:rPr>
        <w:t xml:space="preserve">original </w:t>
      </w:r>
      <w:r w:rsidRPr="0077681E">
        <w:rPr>
          <w:rFonts w:ascii="Arial" w:hAnsi="Arial" w:cs="Arial"/>
          <w:sz w:val="22"/>
          <w:szCs w:val="22"/>
        </w:rPr>
        <w:t xml:space="preserve">3-year contract when </w:t>
      </w:r>
      <w:r w:rsidR="00F976AC">
        <w:rPr>
          <w:rFonts w:ascii="Arial" w:hAnsi="Arial" w:cs="Arial"/>
          <w:sz w:val="22"/>
          <w:szCs w:val="22"/>
        </w:rPr>
        <w:t>the named persons substantially</w:t>
      </w:r>
      <w:r w:rsidRPr="0077681E">
        <w:rPr>
          <w:rFonts w:ascii="Arial" w:hAnsi="Arial" w:cs="Arial"/>
          <w:sz w:val="22"/>
          <w:szCs w:val="22"/>
        </w:rPr>
        <w:t xml:space="preserve"> changed </w:t>
      </w:r>
      <w:r w:rsidR="00F976AC">
        <w:rPr>
          <w:rFonts w:ascii="Arial" w:hAnsi="Arial" w:cs="Arial"/>
          <w:sz w:val="22"/>
          <w:szCs w:val="22"/>
        </w:rPr>
        <w:t xml:space="preserve">the terms of the contract </w:t>
      </w:r>
      <w:r w:rsidRPr="0077681E">
        <w:rPr>
          <w:rFonts w:ascii="Arial" w:hAnsi="Arial" w:cs="Arial"/>
          <w:sz w:val="22"/>
          <w:szCs w:val="22"/>
        </w:rPr>
        <w:t xml:space="preserve">mid-year of year two without due process. </w:t>
      </w:r>
    </w:p>
    <w:p w14:paraId="433AB04A" w14:textId="77777777" w:rsidR="00821420" w:rsidRPr="00455579" w:rsidRDefault="00821420" w:rsidP="0077681E">
      <w:pPr>
        <w:rPr>
          <w:rFonts w:ascii="Arial" w:hAnsi="Arial" w:cs="Arial"/>
          <w:sz w:val="12"/>
          <w:szCs w:val="12"/>
        </w:rPr>
      </w:pPr>
    </w:p>
    <w:p w14:paraId="7DE5D2D4" w14:textId="121ABEFD" w:rsidR="00954CA6" w:rsidRPr="0077681E" w:rsidRDefault="00954CA6" w:rsidP="0077681E">
      <w:pPr>
        <w:rPr>
          <w:rFonts w:ascii="Arial" w:hAnsi="Arial" w:cs="Arial"/>
          <w:sz w:val="22"/>
          <w:szCs w:val="22"/>
        </w:rPr>
      </w:pPr>
      <w:r w:rsidRPr="0077681E">
        <w:rPr>
          <w:rFonts w:ascii="Arial" w:hAnsi="Arial" w:cs="Arial"/>
          <w:sz w:val="22"/>
          <w:szCs w:val="22"/>
        </w:rPr>
        <w:t xml:space="preserve">The named persons’ actions also deprived me of my Liberty Interest in my original 3-year contract by imposing sanctions against me, without procedural due process, in retribution for and as prior restraint against me exercising my legal, professional, and academic rights to Academic Freedom and Freedom of Speech, as well as my professional right to </w:t>
      </w:r>
      <w:r w:rsidR="00455579">
        <w:rPr>
          <w:rFonts w:ascii="Arial" w:hAnsi="Arial" w:cs="Arial"/>
          <w:sz w:val="22"/>
          <w:szCs w:val="22"/>
        </w:rPr>
        <w:t>S</w:t>
      </w:r>
      <w:r w:rsidRPr="0077681E">
        <w:rPr>
          <w:rFonts w:ascii="Arial" w:hAnsi="Arial" w:cs="Arial"/>
          <w:sz w:val="22"/>
          <w:szCs w:val="22"/>
        </w:rPr>
        <w:t xml:space="preserve">hared </w:t>
      </w:r>
      <w:r w:rsidR="00455579">
        <w:rPr>
          <w:rFonts w:ascii="Arial" w:hAnsi="Arial" w:cs="Arial"/>
          <w:sz w:val="22"/>
          <w:szCs w:val="22"/>
        </w:rPr>
        <w:t>G</w:t>
      </w:r>
      <w:r w:rsidRPr="0077681E">
        <w:rPr>
          <w:rFonts w:ascii="Arial" w:hAnsi="Arial" w:cs="Arial"/>
          <w:sz w:val="22"/>
          <w:szCs w:val="22"/>
        </w:rPr>
        <w:t xml:space="preserve">overnance. In taking harmful and wrongful actions against me in knowingly depriving me of my Constitutional, </w:t>
      </w:r>
      <w:r w:rsidR="00455579">
        <w:rPr>
          <w:rFonts w:ascii="Arial" w:hAnsi="Arial" w:cs="Arial"/>
          <w:sz w:val="22"/>
          <w:szCs w:val="22"/>
        </w:rPr>
        <w:t>C</w:t>
      </w:r>
      <w:r w:rsidRPr="0077681E">
        <w:rPr>
          <w:rFonts w:ascii="Arial" w:hAnsi="Arial" w:cs="Arial"/>
          <w:sz w:val="22"/>
          <w:szCs w:val="22"/>
        </w:rPr>
        <w:t>ivil, and professional rights, Lorenzo</w:t>
      </w:r>
      <w:r w:rsidR="00821420">
        <w:rPr>
          <w:rFonts w:ascii="Arial" w:hAnsi="Arial" w:cs="Arial"/>
          <w:sz w:val="22"/>
          <w:szCs w:val="22"/>
        </w:rPr>
        <w:t>’s</w:t>
      </w:r>
      <w:r w:rsidRPr="0077681E">
        <w:rPr>
          <w:rFonts w:ascii="Arial" w:hAnsi="Arial" w:cs="Arial"/>
          <w:sz w:val="22"/>
          <w:szCs w:val="22"/>
        </w:rPr>
        <w:t xml:space="preserve"> and Rivera-</w:t>
      </w:r>
      <w:proofErr w:type="spellStart"/>
      <w:r w:rsidRPr="0077681E">
        <w:rPr>
          <w:rFonts w:ascii="Arial" w:hAnsi="Arial" w:cs="Arial"/>
          <w:sz w:val="22"/>
          <w:szCs w:val="22"/>
        </w:rPr>
        <w:t>Servera’s</w:t>
      </w:r>
      <w:proofErr w:type="spellEnd"/>
      <w:r w:rsidRPr="0077681E">
        <w:rPr>
          <w:rFonts w:ascii="Arial" w:hAnsi="Arial" w:cs="Arial"/>
          <w:sz w:val="22"/>
          <w:szCs w:val="22"/>
        </w:rPr>
        <w:t xml:space="preserve"> wrongful actions have caused me intense mental and physical stress and anguish, have compromised my ability to carry-out my contractual expectations, and have done harm to my professional reputation.</w:t>
      </w:r>
    </w:p>
    <w:p w14:paraId="74D5FE48" w14:textId="77777777" w:rsidR="00954CA6" w:rsidRPr="0077681E" w:rsidRDefault="00954CA6" w:rsidP="0077681E">
      <w:pPr>
        <w:rPr>
          <w:rFonts w:ascii="Arial" w:hAnsi="Arial" w:cs="Arial"/>
          <w:sz w:val="15"/>
          <w:szCs w:val="15"/>
        </w:rPr>
      </w:pPr>
    </w:p>
    <w:p w14:paraId="5886B19B" w14:textId="10AE8906" w:rsidR="00954CA6" w:rsidRPr="00821420" w:rsidRDefault="00954CA6" w:rsidP="00954CA6">
      <w:pPr>
        <w:rPr>
          <w:rFonts w:ascii="Arial" w:hAnsi="Arial" w:cs="Arial"/>
          <w:sz w:val="22"/>
          <w:szCs w:val="22"/>
        </w:rPr>
      </w:pPr>
      <w:r w:rsidRPr="0077681E">
        <w:rPr>
          <w:rFonts w:ascii="Arial" w:hAnsi="Arial" w:cs="Arial"/>
          <w:sz w:val="22"/>
          <w:szCs w:val="22"/>
        </w:rPr>
        <w:t xml:space="preserve">In resolution of this grievance, </w:t>
      </w:r>
      <w:ins w:id="40" w:author="Byron Wilson" w:date="2024-01-21T15:23:00Z">
        <w:r w:rsidR="005301C2">
          <w:rPr>
            <w:rFonts w:ascii="Arial" w:hAnsi="Arial" w:cs="Arial"/>
            <w:sz w:val="22"/>
            <w:szCs w:val="22"/>
          </w:rPr>
          <w:t xml:space="preserve">Need to confirm </w:t>
        </w:r>
        <w:proofErr w:type="spellStart"/>
        <w:r w:rsidR="005301C2">
          <w:rPr>
            <w:rFonts w:ascii="Arial" w:hAnsi="Arial" w:cs="Arial"/>
            <w:sz w:val="22"/>
            <w:szCs w:val="22"/>
          </w:rPr>
          <w:t>request</w:t>
        </w:r>
      </w:ins>
      <w:del w:id="41" w:author="Byron Wilson" w:date="2024-01-21T15:23:00Z">
        <w:r w:rsidRPr="0077681E" w:rsidDel="005301C2">
          <w:rPr>
            <w:rFonts w:ascii="Arial" w:hAnsi="Arial" w:cs="Arial"/>
            <w:sz w:val="22"/>
            <w:szCs w:val="22"/>
          </w:rPr>
          <w:delText>I request that any and all sanctions imposed against me be fully and completely reversed, that</w:delText>
        </w:r>
        <w:r w:rsidR="00455579" w:rsidDel="005301C2">
          <w:rPr>
            <w:rFonts w:ascii="Arial" w:hAnsi="Arial" w:cs="Arial"/>
            <w:sz w:val="22"/>
            <w:szCs w:val="22"/>
          </w:rPr>
          <w:delText xml:space="preserve"> I be promptly issued a new rolling 3-year contract covering AY 2023-2026 with identical terms, </w:delText>
        </w:r>
        <w:r w:rsidR="00455579" w:rsidRPr="0077681E" w:rsidDel="005301C2">
          <w:rPr>
            <w:rFonts w:ascii="Arial" w:hAnsi="Arial" w:cs="Arial"/>
            <w:sz w:val="22"/>
            <w:szCs w:val="22"/>
          </w:rPr>
          <w:delText>without alteration, addition, or subtraction,</w:delText>
        </w:r>
        <w:r w:rsidR="00455579" w:rsidDel="005301C2">
          <w:rPr>
            <w:rFonts w:ascii="Arial" w:hAnsi="Arial" w:cs="Arial"/>
            <w:sz w:val="22"/>
            <w:szCs w:val="22"/>
          </w:rPr>
          <w:delText xml:space="preserve"> as my July 1, 2022 original contract</w:delText>
        </w:r>
        <w:r w:rsidRPr="0077681E" w:rsidDel="005301C2">
          <w:rPr>
            <w:rFonts w:ascii="Arial" w:hAnsi="Arial" w:cs="Arial"/>
            <w:sz w:val="22"/>
            <w:szCs w:val="22"/>
          </w:rPr>
          <w:delText xml:space="preserve">. </w:delText>
        </w:r>
      </w:del>
      <w:r w:rsidRPr="0077681E">
        <w:rPr>
          <w:rFonts w:ascii="Arial" w:hAnsi="Arial" w:cs="Arial"/>
          <w:sz w:val="22"/>
          <w:szCs w:val="22"/>
        </w:rPr>
        <w:t>I</w:t>
      </w:r>
      <w:proofErr w:type="spellEnd"/>
      <w:r w:rsidRPr="0077681E">
        <w:rPr>
          <w:rFonts w:ascii="Arial" w:hAnsi="Arial" w:cs="Arial"/>
          <w:sz w:val="22"/>
          <w:szCs w:val="22"/>
        </w:rPr>
        <w:t xml:space="preserve"> also demand that no negative actions against me be taken now or at any time in the future without good cause as shown through proper due process</w:t>
      </w:r>
      <w:r w:rsidR="00455579">
        <w:rPr>
          <w:rFonts w:ascii="Arial" w:hAnsi="Arial" w:cs="Arial"/>
          <w:sz w:val="22"/>
          <w:szCs w:val="22"/>
        </w:rPr>
        <w:t xml:space="preserve"> in accordance with UT Austin and UT System policies and procedures</w:t>
      </w:r>
      <w:r w:rsidRPr="0077681E">
        <w:rPr>
          <w:rFonts w:ascii="Arial" w:hAnsi="Arial" w:cs="Arial"/>
          <w:sz w:val="22"/>
          <w:szCs w:val="22"/>
        </w:rPr>
        <w:t>, and that any and all documentation related in any way to this matter, including but not limited to the improper investigation of my teaching and sanctions imposed against me, be permanently removed from my personnel file. I also expect, pursuant to UT Austin, UT System, and state law, that no form of ret</w:t>
      </w:r>
      <w:r w:rsidR="00821420">
        <w:rPr>
          <w:rFonts w:ascii="Arial" w:hAnsi="Arial" w:cs="Arial"/>
          <w:sz w:val="22"/>
          <w:szCs w:val="22"/>
        </w:rPr>
        <w:t>aliation</w:t>
      </w:r>
      <w:r w:rsidRPr="0077681E">
        <w:rPr>
          <w:rFonts w:ascii="Arial" w:hAnsi="Arial" w:cs="Arial"/>
          <w:sz w:val="22"/>
          <w:szCs w:val="22"/>
        </w:rPr>
        <w:t xml:space="preserve"> </w:t>
      </w:r>
      <w:r w:rsidR="00455579">
        <w:rPr>
          <w:rFonts w:ascii="Arial" w:hAnsi="Arial" w:cs="Arial"/>
          <w:sz w:val="22"/>
          <w:szCs w:val="22"/>
        </w:rPr>
        <w:t xml:space="preserve">will </w:t>
      </w:r>
      <w:r w:rsidRPr="0077681E">
        <w:rPr>
          <w:rFonts w:ascii="Arial" w:hAnsi="Arial" w:cs="Arial"/>
          <w:sz w:val="22"/>
          <w:szCs w:val="22"/>
        </w:rPr>
        <w:t xml:space="preserve">be taken against me by any UT Austin employee </w:t>
      </w:r>
      <w:del w:id="42" w:author="Byron Wilson" w:date="2024-01-21T15:24:00Z">
        <w:r w:rsidRPr="0077681E" w:rsidDel="005301C2">
          <w:rPr>
            <w:rFonts w:ascii="Arial" w:hAnsi="Arial" w:cs="Arial"/>
            <w:sz w:val="22"/>
            <w:szCs w:val="22"/>
          </w:rPr>
          <w:delText>as a result of</w:delText>
        </w:r>
      </w:del>
      <w:ins w:id="43" w:author="Byron Wilson" w:date="2024-01-21T15:24:00Z">
        <w:r w:rsidR="005301C2" w:rsidRPr="0077681E">
          <w:rPr>
            <w:rFonts w:ascii="Arial" w:hAnsi="Arial" w:cs="Arial"/>
            <w:sz w:val="22"/>
            <w:szCs w:val="22"/>
          </w:rPr>
          <w:t>because of</w:t>
        </w:r>
      </w:ins>
      <w:r w:rsidRPr="0077681E">
        <w:rPr>
          <w:rFonts w:ascii="Arial" w:hAnsi="Arial" w:cs="Arial"/>
          <w:sz w:val="22"/>
          <w:szCs w:val="22"/>
        </w:rPr>
        <w:t xml:space="preserve"> my filing this formal grievance and the resolution or non-resolution thereof.</w:t>
      </w:r>
    </w:p>
    <w:p w14:paraId="321E7E32" w14:textId="77777777" w:rsidR="004B66F9" w:rsidRPr="00455579" w:rsidRDefault="004B66F9" w:rsidP="002243DE">
      <w:pPr>
        <w:rPr>
          <w:rFonts w:ascii="Arial" w:eastAsia="Times New Roman" w:hAnsi="Arial" w:cs="Arial"/>
          <w:color w:val="000000"/>
          <w:kern w:val="0"/>
          <w:sz w:val="12"/>
          <w:szCs w:val="12"/>
          <w14:ligatures w14:val="none"/>
        </w:rPr>
      </w:pPr>
    </w:p>
    <w:p w14:paraId="19B8DA16" w14:textId="77777777" w:rsidR="00476C1A" w:rsidRDefault="00476C1A" w:rsidP="00D864DD">
      <w:pPr>
        <w:rPr>
          <w:rFonts w:ascii="Helvetica Neue" w:eastAsia="Times New Roman" w:hAnsi="Helvetica Neue" w:cs="Times New Roman"/>
          <w:color w:val="000000"/>
          <w:kern w:val="0"/>
          <w:sz w:val="20"/>
          <w:szCs w:val="20"/>
          <w14:ligatures w14:val="none"/>
        </w:rPr>
      </w:pPr>
    </w:p>
    <w:p w14:paraId="79CF831D" w14:textId="5192D83B" w:rsidR="0077681E" w:rsidRPr="000D45F7" w:rsidRDefault="0077681E" w:rsidP="0077681E">
      <w:pPr>
        <w:pStyle w:val="Heading2"/>
        <w:snapToGrid w:val="0"/>
        <w:spacing w:before="0"/>
        <w:rPr>
          <w:rFonts w:ascii="Arial" w:hAnsi="Arial" w:cs="Arial"/>
          <w:sz w:val="24"/>
          <w:szCs w:val="24"/>
          <w:u w:val="single"/>
        </w:rPr>
      </w:pPr>
      <w:r w:rsidRPr="000D45F7">
        <w:rPr>
          <w:rFonts w:ascii="Arial" w:hAnsi="Arial" w:cs="Arial"/>
          <w:sz w:val="24"/>
          <w:szCs w:val="24"/>
          <w:u w:val="single"/>
        </w:rPr>
        <w:t xml:space="preserve">II. </w:t>
      </w:r>
      <w:r w:rsidR="000D45F7" w:rsidRPr="000D45F7">
        <w:rPr>
          <w:rFonts w:ascii="Arial" w:hAnsi="Arial" w:cs="Arial"/>
          <w:sz w:val="24"/>
          <w:szCs w:val="24"/>
          <w:u w:val="single"/>
        </w:rPr>
        <w:t xml:space="preserve">Breach of Contract of my </w:t>
      </w:r>
      <w:r w:rsidRPr="000D45F7">
        <w:rPr>
          <w:rFonts w:ascii="Arial" w:hAnsi="Arial" w:cs="Arial"/>
          <w:sz w:val="24"/>
          <w:szCs w:val="24"/>
          <w:u w:val="single"/>
        </w:rPr>
        <w:t>3-Year Contract</w:t>
      </w:r>
      <w:r w:rsidR="000D45F7" w:rsidRPr="000D45F7">
        <w:rPr>
          <w:rFonts w:ascii="Arial" w:hAnsi="Arial" w:cs="Arial"/>
          <w:sz w:val="24"/>
          <w:szCs w:val="24"/>
          <w:u w:val="single"/>
        </w:rPr>
        <w:t xml:space="preserve"> and Violation of my Due Process Rights</w:t>
      </w:r>
    </w:p>
    <w:p w14:paraId="57B06282" w14:textId="2001579B" w:rsidR="002D2AD3" w:rsidRPr="00C61C7B" w:rsidRDefault="002D2AD3" w:rsidP="00671FC2">
      <w:pPr>
        <w:snapToGrid w:val="0"/>
        <w:rPr>
          <w:rFonts w:ascii="Arial" w:eastAsia="Times New Roman" w:hAnsi="Arial" w:cs="Arial"/>
          <w:color w:val="000000"/>
          <w:kern w:val="0"/>
          <w:sz w:val="22"/>
          <w:szCs w:val="22"/>
          <w14:ligatures w14:val="none"/>
        </w:rPr>
      </w:pPr>
      <w:r w:rsidRPr="00C61C7B">
        <w:rPr>
          <w:rFonts w:ascii="Arial" w:eastAsia="Times New Roman" w:hAnsi="Arial" w:cs="Arial"/>
          <w:color w:val="000000"/>
          <w:kern w:val="0"/>
          <w:sz w:val="22"/>
          <w:szCs w:val="22"/>
          <w14:ligatures w14:val="none"/>
        </w:rPr>
        <w:t>Dean Rivera-</w:t>
      </w:r>
      <w:proofErr w:type="spellStart"/>
      <w:r w:rsidRPr="00C61C7B">
        <w:rPr>
          <w:rFonts w:ascii="Arial" w:eastAsia="Times New Roman" w:hAnsi="Arial" w:cs="Arial"/>
          <w:color w:val="000000"/>
          <w:kern w:val="0"/>
          <w:sz w:val="22"/>
          <w:szCs w:val="22"/>
          <w14:ligatures w14:val="none"/>
        </w:rPr>
        <w:t>Servera</w:t>
      </w:r>
      <w:proofErr w:type="spellEnd"/>
      <w:del w:id="44" w:author="Byron Wilson" w:date="2024-01-21T15:24:00Z">
        <w:r w:rsidRPr="00C61C7B" w:rsidDel="005301C2">
          <w:rPr>
            <w:rFonts w:ascii="Arial" w:eastAsia="Times New Roman" w:hAnsi="Arial" w:cs="Arial"/>
            <w:color w:val="000000"/>
            <w:kern w:val="0"/>
            <w:sz w:val="22"/>
            <w:szCs w:val="22"/>
            <w14:ligatures w14:val="none"/>
          </w:rPr>
          <w:delText>s</w:delText>
        </w:r>
      </w:del>
      <w:r w:rsidRPr="00C61C7B">
        <w:rPr>
          <w:rFonts w:ascii="Arial" w:eastAsia="Times New Roman" w:hAnsi="Arial" w:cs="Arial"/>
          <w:color w:val="000000"/>
          <w:kern w:val="0"/>
          <w:sz w:val="22"/>
          <w:szCs w:val="22"/>
          <w14:ligatures w14:val="none"/>
        </w:rPr>
        <w:t xml:space="preserve"> and Assistant Dean Lorenzo </w:t>
      </w:r>
      <w:r w:rsidR="000D45F7">
        <w:rPr>
          <w:rFonts w:ascii="Arial" w:eastAsia="Times New Roman" w:hAnsi="Arial" w:cs="Arial"/>
          <w:color w:val="000000"/>
          <w:kern w:val="0"/>
          <w:sz w:val="22"/>
          <w:szCs w:val="22"/>
          <w14:ligatures w14:val="none"/>
        </w:rPr>
        <w:t xml:space="preserve">committed breach of contract and </w:t>
      </w:r>
      <w:r w:rsidRPr="00C61C7B">
        <w:rPr>
          <w:rFonts w:ascii="Arial" w:eastAsia="Times New Roman" w:hAnsi="Arial" w:cs="Arial"/>
          <w:color w:val="000000"/>
          <w:kern w:val="0"/>
          <w:sz w:val="22"/>
          <w:szCs w:val="22"/>
          <w14:ligatures w14:val="none"/>
        </w:rPr>
        <w:t>violated my property interest in my original 3-year contract</w:t>
      </w:r>
      <w:r w:rsidR="00400DDF" w:rsidRPr="00C61C7B">
        <w:rPr>
          <w:rFonts w:ascii="Arial" w:eastAsia="Times New Roman" w:hAnsi="Arial" w:cs="Arial"/>
          <w:color w:val="000000"/>
          <w:kern w:val="0"/>
          <w:sz w:val="22"/>
          <w:szCs w:val="22"/>
          <w14:ligatures w14:val="none"/>
        </w:rPr>
        <w:t xml:space="preserve"> </w:t>
      </w:r>
      <w:r w:rsidR="00400DDF" w:rsidRPr="00C61C7B">
        <w:rPr>
          <w:rFonts w:ascii="Arial" w:eastAsia="Times New Roman" w:hAnsi="Arial" w:cs="Arial"/>
          <w:b/>
          <w:bCs/>
          <w:color w:val="000000"/>
          <w:kern w:val="0"/>
          <w:sz w:val="22"/>
          <w:szCs w:val="22"/>
          <w:highlight w:val="yellow"/>
          <w14:ligatures w14:val="none"/>
        </w:rPr>
        <w:t>(EXHIBIT XXXXX)</w:t>
      </w:r>
      <w:r w:rsidRPr="00C61C7B">
        <w:rPr>
          <w:rFonts w:ascii="Arial" w:eastAsia="Times New Roman" w:hAnsi="Arial" w:cs="Arial"/>
          <w:b/>
          <w:bCs/>
          <w:color w:val="000000"/>
          <w:kern w:val="0"/>
          <w:sz w:val="22"/>
          <w:szCs w:val="22"/>
          <w:highlight w:val="yellow"/>
          <w14:ligatures w14:val="none"/>
        </w:rPr>
        <w:t>,</w:t>
      </w:r>
      <w:r w:rsidRPr="00C61C7B">
        <w:rPr>
          <w:rFonts w:ascii="Arial" w:eastAsia="Times New Roman" w:hAnsi="Arial" w:cs="Arial"/>
          <w:color w:val="000000"/>
          <w:kern w:val="0"/>
          <w:sz w:val="22"/>
          <w:szCs w:val="22"/>
          <w14:ligatures w14:val="none"/>
        </w:rPr>
        <w:t xml:space="preserve"> issued to me on July 1, 2022 and subsequently signed by myself and all other parties on the same day</w:t>
      </w:r>
      <w:r w:rsidR="000D45F7">
        <w:rPr>
          <w:rFonts w:ascii="Arial" w:eastAsia="Times New Roman" w:hAnsi="Arial" w:cs="Arial"/>
          <w:color w:val="000000"/>
          <w:kern w:val="0"/>
          <w:sz w:val="22"/>
          <w:szCs w:val="22"/>
          <w14:ligatures w14:val="none"/>
        </w:rPr>
        <w:t>,</w:t>
      </w:r>
      <w:r w:rsidRPr="00C61C7B">
        <w:rPr>
          <w:rFonts w:ascii="Arial" w:eastAsia="Times New Roman" w:hAnsi="Arial" w:cs="Arial"/>
          <w:color w:val="000000"/>
          <w:kern w:val="0"/>
          <w:sz w:val="22"/>
          <w:szCs w:val="22"/>
          <w14:ligatures w14:val="none"/>
        </w:rPr>
        <w:t xml:space="preserve"> </w:t>
      </w:r>
      <w:r w:rsidR="00400DDF" w:rsidRPr="00C61C7B">
        <w:rPr>
          <w:rFonts w:ascii="Arial" w:hAnsi="Arial" w:cs="Arial"/>
          <w:sz w:val="22"/>
          <w:szCs w:val="22"/>
        </w:rPr>
        <w:t xml:space="preserve">by </w:t>
      </w:r>
      <w:r w:rsidR="000D45F7">
        <w:rPr>
          <w:rFonts w:ascii="Arial" w:hAnsi="Arial" w:cs="Arial"/>
          <w:sz w:val="22"/>
          <w:szCs w:val="22"/>
        </w:rPr>
        <w:t xml:space="preserve">substantially </w:t>
      </w:r>
      <w:r w:rsidR="00400DDF" w:rsidRPr="00C61C7B">
        <w:rPr>
          <w:rFonts w:ascii="Arial" w:hAnsi="Arial" w:cs="Arial"/>
          <w:sz w:val="22"/>
          <w:szCs w:val="22"/>
        </w:rPr>
        <w:t xml:space="preserve">changing my contracted assignment of duties mid-contract, in the middle of the academic year, and prior to my having any formal faculty evaluation process completed by the SDCT Executive Committee, pursuant to UT Austin HOP 2-2151: Annual Evaluation of Faculty </w:t>
      </w:r>
      <w:r w:rsidR="00400DDF" w:rsidRPr="00C61C7B">
        <w:rPr>
          <w:rFonts w:ascii="Arial" w:hAnsi="Arial" w:cs="Arial"/>
          <w:sz w:val="22"/>
          <w:szCs w:val="22"/>
          <w:highlight w:val="yellow"/>
        </w:rPr>
        <w:t>(</w:t>
      </w:r>
      <w:r w:rsidR="00400DDF" w:rsidRPr="00C61C7B">
        <w:rPr>
          <w:rFonts w:ascii="Arial" w:hAnsi="Arial" w:cs="Arial"/>
          <w:b/>
          <w:bCs/>
          <w:sz w:val="22"/>
          <w:szCs w:val="22"/>
          <w:highlight w:val="yellow"/>
        </w:rPr>
        <w:t>EXHIBIT XXXX</w:t>
      </w:r>
      <w:r w:rsidR="00400DDF" w:rsidRPr="00C61C7B">
        <w:rPr>
          <w:rFonts w:ascii="Arial" w:hAnsi="Arial" w:cs="Arial"/>
          <w:sz w:val="22"/>
          <w:szCs w:val="22"/>
        </w:rPr>
        <w:t xml:space="preserve">). </w:t>
      </w:r>
      <w:r w:rsidR="00400DDF" w:rsidRPr="00C61C7B">
        <w:rPr>
          <w:rFonts w:ascii="Arial" w:eastAsia="Times New Roman" w:hAnsi="Arial" w:cs="Arial"/>
          <w:color w:val="000000"/>
          <w:kern w:val="0"/>
          <w:sz w:val="22"/>
          <w:szCs w:val="22"/>
          <w14:ligatures w14:val="none"/>
        </w:rPr>
        <w:t>The changes to my original contract included</w:t>
      </w:r>
      <w:r w:rsidRPr="00C61C7B">
        <w:rPr>
          <w:rFonts w:ascii="Arial" w:eastAsia="Times New Roman" w:hAnsi="Arial" w:cs="Arial"/>
          <w:color w:val="000000"/>
          <w:kern w:val="0"/>
          <w:sz w:val="22"/>
          <w:szCs w:val="22"/>
          <w14:ligatures w14:val="none"/>
        </w:rPr>
        <w:t xml:space="preserve"> discipline against me without procedural due process</w:t>
      </w:r>
      <w:r w:rsidR="00B81E61" w:rsidRPr="00C61C7B">
        <w:rPr>
          <w:rFonts w:ascii="Arial" w:eastAsia="Times New Roman" w:hAnsi="Arial" w:cs="Arial"/>
          <w:color w:val="000000"/>
          <w:kern w:val="0"/>
          <w:sz w:val="22"/>
          <w:szCs w:val="22"/>
          <w14:ligatures w14:val="none"/>
        </w:rPr>
        <w:t xml:space="preserve"> </w:t>
      </w:r>
      <w:r w:rsidR="00400DDF" w:rsidRPr="00C61C7B">
        <w:rPr>
          <w:rFonts w:ascii="Arial" w:eastAsia="Times New Roman" w:hAnsi="Arial" w:cs="Arial"/>
          <w:color w:val="000000"/>
          <w:kern w:val="0"/>
          <w:sz w:val="22"/>
          <w:szCs w:val="22"/>
          <w14:ligatures w14:val="none"/>
        </w:rPr>
        <w:t>as required by</w:t>
      </w:r>
      <w:r w:rsidR="00B81E61" w:rsidRPr="00C61C7B">
        <w:rPr>
          <w:rFonts w:ascii="Arial" w:eastAsia="Times New Roman" w:hAnsi="Arial" w:cs="Arial"/>
          <w:color w:val="000000"/>
          <w:kern w:val="0"/>
          <w:sz w:val="22"/>
          <w:szCs w:val="22"/>
          <w14:ligatures w14:val="none"/>
        </w:rPr>
        <w:t xml:space="preserve"> UT Austin and UT System policies and procedures</w:t>
      </w:r>
      <w:r w:rsidR="000D45F7">
        <w:rPr>
          <w:rFonts w:ascii="Arial" w:eastAsia="Times New Roman" w:hAnsi="Arial" w:cs="Arial"/>
          <w:color w:val="000000"/>
          <w:kern w:val="0"/>
          <w:sz w:val="22"/>
          <w:szCs w:val="22"/>
          <w14:ligatures w14:val="none"/>
        </w:rPr>
        <w:t xml:space="preserve"> and in violation of my right to due process guaranteed under the 5</w:t>
      </w:r>
      <w:r w:rsidR="000D45F7" w:rsidRPr="000D45F7">
        <w:rPr>
          <w:rFonts w:ascii="Arial" w:eastAsia="Times New Roman" w:hAnsi="Arial" w:cs="Arial"/>
          <w:color w:val="000000"/>
          <w:kern w:val="0"/>
          <w:sz w:val="22"/>
          <w:szCs w:val="22"/>
          <w:vertAlign w:val="superscript"/>
          <w14:ligatures w14:val="none"/>
        </w:rPr>
        <w:t>th</w:t>
      </w:r>
      <w:r w:rsidR="000D45F7">
        <w:rPr>
          <w:rFonts w:ascii="Arial" w:eastAsia="Times New Roman" w:hAnsi="Arial" w:cs="Arial"/>
          <w:color w:val="000000"/>
          <w:kern w:val="0"/>
          <w:sz w:val="22"/>
          <w:szCs w:val="22"/>
          <w14:ligatures w14:val="none"/>
        </w:rPr>
        <w:t xml:space="preserve"> and 14</w:t>
      </w:r>
      <w:r w:rsidR="000D45F7" w:rsidRPr="000D45F7">
        <w:rPr>
          <w:rFonts w:ascii="Arial" w:eastAsia="Times New Roman" w:hAnsi="Arial" w:cs="Arial"/>
          <w:color w:val="000000"/>
          <w:kern w:val="0"/>
          <w:sz w:val="22"/>
          <w:szCs w:val="22"/>
          <w:vertAlign w:val="superscript"/>
          <w14:ligatures w14:val="none"/>
        </w:rPr>
        <w:t>th</w:t>
      </w:r>
      <w:r w:rsidR="000D45F7">
        <w:rPr>
          <w:rFonts w:ascii="Arial" w:eastAsia="Times New Roman" w:hAnsi="Arial" w:cs="Arial"/>
          <w:color w:val="000000"/>
          <w:kern w:val="0"/>
          <w:sz w:val="22"/>
          <w:szCs w:val="22"/>
          <w14:ligatures w14:val="none"/>
        </w:rPr>
        <w:t xml:space="preserve"> amendments of the U.S. Constitution and Article 1 of the Texas Constitution</w:t>
      </w:r>
      <w:r w:rsidRPr="00C61C7B">
        <w:rPr>
          <w:rFonts w:ascii="Arial" w:eastAsia="Times New Roman" w:hAnsi="Arial" w:cs="Arial"/>
          <w:color w:val="000000"/>
          <w:kern w:val="0"/>
          <w:sz w:val="22"/>
          <w:szCs w:val="22"/>
          <w14:ligatures w14:val="none"/>
        </w:rPr>
        <w:t>.</w:t>
      </w:r>
    </w:p>
    <w:p w14:paraId="4F1CF7FD" w14:textId="77777777" w:rsidR="00400DDF" w:rsidRDefault="00400DDF" w:rsidP="00671FC2">
      <w:pPr>
        <w:snapToGrid w:val="0"/>
        <w:rPr>
          <w:rFonts w:ascii="Helvetica Neue" w:eastAsia="Times New Roman" w:hAnsi="Helvetica Neue" w:cs="Times New Roman"/>
          <w:color w:val="000000"/>
          <w:kern w:val="0"/>
          <w:sz w:val="20"/>
          <w:szCs w:val="20"/>
          <w14:ligatures w14:val="none"/>
        </w:rPr>
      </w:pPr>
    </w:p>
    <w:p w14:paraId="1F51C67C" w14:textId="052A1926" w:rsidR="00F47FF8" w:rsidRPr="00C61C7B" w:rsidRDefault="00F47FF8" w:rsidP="00AF428C">
      <w:pPr>
        <w:pStyle w:val="HTMLPreformatted"/>
        <w:shd w:val="clear" w:color="auto" w:fill="FFFFFF"/>
        <w:rPr>
          <w:rFonts w:ascii="Arial" w:hAnsi="Arial" w:cs="Arial"/>
          <w:sz w:val="22"/>
          <w:szCs w:val="22"/>
        </w:rPr>
      </w:pPr>
      <w:r w:rsidRPr="00C61C7B">
        <w:rPr>
          <w:rFonts w:ascii="Arial" w:hAnsi="Arial" w:cs="Arial"/>
          <w:color w:val="000000"/>
          <w:sz w:val="22"/>
          <w:szCs w:val="22"/>
        </w:rPr>
        <w:t xml:space="preserve">My July 1, </w:t>
      </w:r>
      <w:proofErr w:type="gramStart"/>
      <w:r w:rsidRPr="00C61C7B">
        <w:rPr>
          <w:rFonts w:ascii="Arial" w:hAnsi="Arial" w:cs="Arial"/>
          <w:color w:val="000000"/>
          <w:sz w:val="22"/>
          <w:szCs w:val="22"/>
        </w:rPr>
        <w:t>2022</w:t>
      </w:r>
      <w:proofErr w:type="gramEnd"/>
      <w:r w:rsidRPr="00C61C7B">
        <w:rPr>
          <w:rFonts w:ascii="Arial" w:hAnsi="Arial" w:cs="Arial"/>
          <w:color w:val="000000"/>
          <w:sz w:val="22"/>
          <w:szCs w:val="22"/>
        </w:rPr>
        <w:t xml:space="preserve"> contract was for a 3-year appointment on annual 9-month contracts as an Associate Professor of Practice </w:t>
      </w:r>
      <w:r w:rsidRPr="00C61C7B">
        <w:rPr>
          <w:rFonts w:ascii="Arial" w:hAnsi="Arial" w:cs="Arial"/>
          <w:sz w:val="22"/>
          <w:szCs w:val="22"/>
        </w:rPr>
        <w:t xml:space="preserve">of the Department of Design in the School of Design and Creative Technologies at The University of Texas at Austin. The contract made clear that the period of appointment was for 3-years at a starting salary of $105,000 per 9 months. The contract indicated that the appointment was temporary and without tenure. </w:t>
      </w:r>
    </w:p>
    <w:p w14:paraId="6D3ABD22" w14:textId="77777777" w:rsidR="00353538" w:rsidRPr="00C61C7B" w:rsidRDefault="00353538" w:rsidP="00353538">
      <w:pPr>
        <w:pStyle w:val="NormalWeb"/>
        <w:rPr>
          <w:rFonts w:ascii="Arial" w:hAnsi="Arial" w:cs="Arial"/>
          <w:sz w:val="22"/>
          <w:szCs w:val="22"/>
        </w:rPr>
      </w:pPr>
      <w:r w:rsidRPr="00C61C7B">
        <w:rPr>
          <w:rFonts w:ascii="Arial" w:hAnsi="Arial" w:cs="Arial"/>
          <w:sz w:val="22"/>
          <w:szCs w:val="22"/>
        </w:rPr>
        <w:t xml:space="preserve">Also included in my July 1, </w:t>
      </w:r>
      <w:proofErr w:type="gramStart"/>
      <w:r w:rsidRPr="00C61C7B">
        <w:rPr>
          <w:rFonts w:ascii="Arial" w:hAnsi="Arial" w:cs="Arial"/>
          <w:sz w:val="22"/>
          <w:szCs w:val="22"/>
        </w:rPr>
        <w:t>2022</w:t>
      </w:r>
      <w:proofErr w:type="gramEnd"/>
      <w:r w:rsidRPr="00C61C7B">
        <w:rPr>
          <w:rFonts w:ascii="Arial" w:hAnsi="Arial" w:cs="Arial"/>
          <w:sz w:val="22"/>
          <w:szCs w:val="22"/>
        </w:rPr>
        <w:t xml:space="preserve"> 3-year contract was a specified set of paid administrative duties, including the following:</w:t>
      </w:r>
    </w:p>
    <w:p w14:paraId="495DEE85" w14:textId="29C1F749" w:rsidR="00353538" w:rsidRPr="00DF0EF8" w:rsidRDefault="00353538" w:rsidP="00353538">
      <w:pPr>
        <w:pStyle w:val="NormalWeb"/>
        <w:numPr>
          <w:ilvl w:val="0"/>
          <w:numId w:val="32"/>
        </w:numPr>
        <w:rPr>
          <w:rFonts w:ascii="Arial" w:hAnsi="Arial" w:cs="Arial"/>
          <w:i/>
          <w:iCs/>
          <w:sz w:val="20"/>
          <w:szCs w:val="20"/>
        </w:rPr>
      </w:pPr>
      <w:r w:rsidRPr="00DF0EF8">
        <w:rPr>
          <w:rFonts w:ascii="Arial" w:hAnsi="Arial" w:cs="Arial"/>
          <w:i/>
          <w:iCs/>
          <w:sz w:val="20"/>
          <w:szCs w:val="20"/>
        </w:rPr>
        <w:t>Appointment as the “</w:t>
      </w:r>
      <w:r w:rsidRPr="00DF0EF8">
        <w:rPr>
          <w:rFonts w:ascii="Arial" w:hAnsi="Arial" w:cs="Arial"/>
          <w:i/>
          <w:iCs/>
          <w:color w:val="212121"/>
          <w:sz w:val="20"/>
          <w:szCs w:val="20"/>
        </w:rPr>
        <w:t>Faculty Lead for Curriculum and Practice for the MA in Design in with a focus on Health,” which reduced my teaching load by 1 course per year and included a $30,000 salary stipend for work associated with that administrative duty over a 12-month period,</w:t>
      </w:r>
    </w:p>
    <w:p w14:paraId="517F95F4" w14:textId="16AB5A45" w:rsidR="00353538" w:rsidRPr="00DF0EF8" w:rsidRDefault="00353538" w:rsidP="00353538">
      <w:pPr>
        <w:pStyle w:val="NormalWeb"/>
        <w:numPr>
          <w:ilvl w:val="0"/>
          <w:numId w:val="32"/>
        </w:numPr>
        <w:rPr>
          <w:rFonts w:ascii="Arial" w:hAnsi="Arial" w:cs="Arial"/>
          <w:i/>
          <w:iCs/>
          <w:sz w:val="20"/>
          <w:szCs w:val="20"/>
        </w:rPr>
      </w:pPr>
      <w:r w:rsidRPr="00DF0EF8">
        <w:rPr>
          <w:rFonts w:ascii="Arial" w:hAnsi="Arial" w:cs="Arial"/>
          <w:i/>
          <w:iCs/>
          <w:color w:val="212121"/>
          <w:sz w:val="20"/>
          <w:szCs w:val="20"/>
        </w:rPr>
        <w:t xml:space="preserve">Appointment as a “Fellow to the </w:t>
      </w:r>
      <w:proofErr w:type="spellStart"/>
      <w:r w:rsidRPr="00DF0EF8">
        <w:rPr>
          <w:rFonts w:ascii="Arial" w:hAnsi="Arial" w:cs="Arial"/>
          <w:i/>
          <w:iCs/>
          <w:color w:val="212121"/>
          <w:sz w:val="20"/>
          <w:szCs w:val="20"/>
        </w:rPr>
        <w:t>Kahng</w:t>
      </w:r>
      <w:proofErr w:type="spellEnd"/>
      <w:r w:rsidRPr="00DF0EF8">
        <w:rPr>
          <w:rFonts w:ascii="Arial" w:hAnsi="Arial" w:cs="Arial"/>
          <w:i/>
          <w:iCs/>
          <w:color w:val="212121"/>
          <w:sz w:val="20"/>
          <w:szCs w:val="20"/>
        </w:rPr>
        <w:t xml:space="preserve"> Professorship in Design and Creative Technologies,” which included a $5,000 discretionary budget for research and travel each year for 3 years, with a possibility of renewal thereafter,</w:t>
      </w:r>
    </w:p>
    <w:p w14:paraId="3F52B840" w14:textId="20A84A6E" w:rsidR="00353538" w:rsidRPr="00DF0EF8" w:rsidRDefault="00DF0EF8" w:rsidP="00353538">
      <w:pPr>
        <w:pStyle w:val="NormalWeb"/>
        <w:numPr>
          <w:ilvl w:val="0"/>
          <w:numId w:val="32"/>
        </w:numPr>
        <w:rPr>
          <w:rFonts w:ascii="Arial" w:hAnsi="Arial" w:cs="Arial"/>
          <w:i/>
          <w:iCs/>
          <w:sz w:val="20"/>
          <w:szCs w:val="20"/>
        </w:rPr>
      </w:pPr>
      <w:r w:rsidRPr="00DF0EF8">
        <w:rPr>
          <w:rFonts w:ascii="Arial" w:hAnsi="Arial" w:cs="Arial"/>
          <w:i/>
          <w:iCs/>
          <w:color w:val="212121"/>
          <w:sz w:val="20"/>
          <w:szCs w:val="20"/>
        </w:rPr>
        <w:t>A two-month administrative appointment in Summer 2022 as “Faculty Lead,” paid at $11,667 per month.</w:t>
      </w:r>
    </w:p>
    <w:p w14:paraId="2C29EDD9" w14:textId="28EDCEC4" w:rsidR="00DF0EF8" w:rsidRPr="00DF0EF8" w:rsidRDefault="00DF0EF8" w:rsidP="00353538">
      <w:pPr>
        <w:pStyle w:val="NormalWeb"/>
        <w:numPr>
          <w:ilvl w:val="0"/>
          <w:numId w:val="32"/>
        </w:numPr>
        <w:rPr>
          <w:rFonts w:ascii="Arial" w:hAnsi="Arial" w:cs="Arial"/>
          <w:i/>
          <w:iCs/>
          <w:sz w:val="20"/>
          <w:szCs w:val="20"/>
        </w:rPr>
      </w:pPr>
      <w:r>
        <w:rPr>
          <w:rFonts w:ascii="Arial" w:hAnsi="Arial" w:cs="Arial"/>
          <w:i/>
          <w:iCs/>
          <w:color w:val="212121"/>
          <w:sz w:val="20"/>
          <w:szCs w:val="20"/>
        </w:rPr>
        <w:t>Appointment as Graduate Advisor for the MA program, which includes 1 course release per year.</w:t>
      </w:r>
    </w:p>
    <w:p w14:paraId="22B67589" w14:textId="7A123D5D" w:rsidR="00DF0EF8" w:rsidRDefault="00DF0EF8" w:rsidP="00033FE2">
      <w:pPr>
        <w:pStyle w:val="NormalWeb"/>
        <w:snapToGrid w:val="0"/>
        <w:spacing w:before="0" w:beforeAutospacing="0" w:after="120" w:afterAutospacing="0"/>
        <w:rPr>
          <w:rFonts w:ascii="Arial" w:hAnsi="Arial" w:cs="Arial"/>
          <w:color w:val="212121"/>
          <w:sz w:val="22"/>
          <w:szCs w:val="22"/>
        </w:rPr>
      </w:pPr>
      <w:r w:rsidRPr="00C61C7B">
        <w:rPr>
          <w:rFonts w:ascii="Arial" w:hAnsi="Arial" w:cs="Arial"/>
          <w:color w:val="212121"/>
          <w:sz w:val="22"/>
          <w:szCs w:val="22"/>
        </w:rPr>
        <w:t>The contract indicated that while my service duties would be determined year to year, my full course load per semester would be two courses, with my first semester teaching load being reduced by an additional course.</w:t>
      </w:r>
    </w:p>
    <w:p w14:paraId="2683A865" w14:textId="4D4625A6" w:rsidR="002B76BC" w:rsidRPr="00F717D2" w:rsidRDefault="002B76BC" w:rsidP="00033FE2">
      <w:pPr>
        <w:snapToGrid w:val="0"/>
        <w:spacing w:after="120"/>
        <w:rPr>
          <w:rFonts w:ascii="Arial" w:eastAsia="Times New Roman" w:hAnsi="Arial" w:cs="Arial"/>
          <w:color w:val="000000"/>
          <w:kern w:val="0"/>
          <w:sz w:val="22"/>
          <w:szCs w:val="22"/>
          <w14:ligatures w14:val="none"/>
        </w:rPr>
      </w:pPr>
      <w:r w:rsidRPr="00F717D2">
        <w:rPr>
          <w:rFonts w:ascii="Arial" w:hAnsi="Arial" w:cs="Arial"/>
          <w:sz w:val="22"/>
          <w:szCs w:val="22"/>
        </w:rPr>
        <w:t xml:space="preserve">On </w:t>
      </w:r>
      <w:r w:rsidRPr="00033FE2">
        <w:rPr>
          <w:rFonts w:ascii="Arial" w:hAnsi="Arial" w:cs="Arial"/>
          <w:sz w:val="22"/>
          <w:szCs w:val="22"/>
        </w:rPr>
        <w:t>October 22, 2023, Dean Rivera-</w:t>
      </w:r>
      <w:proofErr w:type="spellStart"/>
      <w:r w:rsidRPr="00033FE2">
        <w:rPr>
          <w:rFonts w:ascii="Arial" w:hAnsi="Arial" w:cs="Arial"/>
          <w:sz w:val="22"/>
          <w:szCs w:val="22"/>
        </w:rPr>
        <w:t>Servera</w:t>
      </w:r>
      <w:proofErr w:type="spellEnd"/>
      <w:del w:id="45" w:author="Byron Wilson" w:date="2024-01-21T15:25:00Z">
        <w:r w:rsidRPr="00033FE2" w:rsidDel="005301C2">
          <w:rPr>
            <w:rFonts w:ascii="Arial" w:hAnsi="Arial" w:cs="Arial"/>
            <w:sz w:val="22"/>
            <w:szCs w:val="22"/>
          </w:rPr>
          <w:delText>s</w:delText>
        </w:r>
      </w:del>
      <w:r w:rsidRPr="00033FE2">
        <w:rPr>
          <w:rFonts w:ascii="Arial" w:hAnsi="Arial" w:cs="Arial"/>
          <w:sz w:val="22"/>
          <w:szCs w:val="22"/>
        </w:rPr>
        <w:t xml:space="preserve"> sent an email</w:t>
      </w:r>
      <w:r w:rsidRPr="00F717D2">
        <w:rPr>
          <w:rFonts w:ascii="Arial" w:hAnsi="Arial" w:cs="Arial"/>
          <w:sz w:val="22"/>
          <w:szCs w:val="22"/>
        </w:rPr>
        <w:t xml:space="preserve"> (</w:t>
      </w:r>
      <w:r w:rsidRPr="00F717D2">
        <w:rPr>
          <w:rFonts w:ascii="Arial" w:hAnsi="Arial" w:cs="Arial"/>
          <w:b/>
          <w:bCs/>
          <w:sz w:val="22"/>
          <w:szCs w:val="22"/>
          <w:shd w:val="clear" w:color="auto" w:fill="FFFF00"/>
        </w:rPr>
        <w:t xml:space="preserve">EXHIBIT </w:t>
      </w:r>
      <w:r>
        <w:rPr>
          <w:rFonts w:ascii="Arial" w:hAnsi="Arial" w:cs="Arial"/>
          <w:b/>
          <w:bCs/>
          <w:sz w:val="22"/>
          <w:szCs w:val="22"/>
          <w:shd w:val="clear" w:color="auto" w:fill="FFFF00"/>
        </w:rPr>
        <w:t>XXXXXX</w:t>
      </w:r>
      <w:r w:rsidRPr="00F717D2">
        <w:rPr>
          <w:rFonts w:ascii="Arial" w:hAnsi="Arial" w:cs="Arial"/>
          <w:sz w:val="22"/>
          <w:szCs w:val="22"/>
        </w:rPr>
        <w:t>) to Assistant Dean Lorenzo directing her</w:t>
      </w:r>
      <w:r w:rsidRPr="00F717D2">
        <w:rPr>
          <w:rFonts w:ascii="Arial" w:eastAsia="Times New Roman" w:hAnsi="Arial" w:cs="Arial"/>
          <w:color w:val="000000"/>
          <w:kern w:val="0"/>
          <w:sz w:val="22"/>
          <w:szCs w:val="22"/>
          <w14:ligatures w14:val="none"/>
        </w:rPr>
        <w:t xml:space="preserve"> to investigate the </w:t>
      </w:r>
      <w:r>
        <w:rPr>
          <w:rFonts w:ascii="Arial" w:eastAsia="Times New Roman" w:hAnsi="Arial" w:cs="Arial"/>
          <w:color w:val="000000"/>
          <w:kern w:val="0"/>
          <w:sz w:val="22"/>
          <w:szCs w:val="22"/>
          <w14:ligatures w14:val="none"/>
        </w:rPr>
        <w:t>“</w:t>
      </w:r>
      <w:r w:rsidRPr="00F717D2">
        <w:rPr>
          <w:rFonts w:ascii="Arial" w:eastAsia="Times New Roman" w:hAnsi="Arial" w:cs="Arial"/>
          <w:color w:val="000000"/>
          <w:kern w:val="0"/>
          <w:sz w:val="22"/>
          <w:szCs w:val="22"/>
          <w14:ligatures w14:val="none"/>
        </w:rPr>
        <w:t>structure and administration</w:t>
      </w:r>
      <w:r>
        <w:rPr>
          <w:rFonts w:ascii="Arial" w:eastAsia="Times New Roman" w:hAnsi="Arial" w:cs="Arial"/>
          <w:color w:val="000000"/>
          <w:kern w:val="0"/>
          <w:sz w:val="22"/>
          <w:szCs w:val="22"/>
          <w14:ligatures w14:val="none"/>
        </w:rPr>
        <w:t>”</w:t>
      </w:r>
      <w:r w:rsidRPr="00F717D2">
        <w:rPr>
          <w:rFonts w:ascii="Arial" w:eastAsia="Times New Roman" w:hAnsi="Arial" w:cs="Arial"/>
          <w:color w:val="000000"/>
          <w:kern w:val="0"/>
          <w:sz w:val="22"/>
          <w:szCs w:val="22"/>
          <w14:ligatures w14:val="none"/>
        </w:rPr>
        <w:t xml:space="preserve"> of the MA in Design </w:t>
      </w:r>
      <w:ins w:id="46" w:author="Byron Wilson" w:date="2024-01-21T15:25:00Z">
        <w:r w:rsidR="005301C2">
          <w:rPr>
            <w:rFonts w:ascii="Arial" w:eastAsia="Times New Roman" w:hAnsi="Arial" w:cs="Arial"/>
            <w:color w:val="000000"/>
            <w:kern w:val="0"/>
            <w:sz w:val="22"/>
            <w:szCs w:val="22"/>
            <w14:ligatures w14:val="none"/>
          </w:rPr>
          <w:t xml:space="preserve">focused on </w:t>
        </w:r>
      </w:ins>
      <w:del w:id="47" w:author="Byron Wilson" w:date="2024-01-21T15:25:00Z">
        <w:r w:rsidRPr="00F717D2" w:rsidDel="005301C2">
          <w:rPr>
            <w:rFonts w:ascii="Arial" w:eastAsia="Times New Roman" w:hAnsi="Arial" w:cs="Arial"/>
            <w:color w:val="000000"/>
            <w:kern w:val="0"/>
            <w:sz w:val="22"/>
            <w:szCs w:val="22"/>
            <w14:ligatures w14:val="none"/>
          </w:rPr>
          <w:delText xml:space="preserve">and </w:delText>
        </w:r>
      </w:del>
      <w:r w:rsidRPr="00F717D2">
        <w:rPr>
          <w:rFonts w:ascii="Arial" w:eastAsia="Times New Roman" w:hAnsi="Arial" w:cs="Arial"/>
          <w:color w:val="000000"/>
          <w:kern w:val="0"/>
          <w:sz w:val="22"/>
          <w:szCs w:val="22"/>
          <w14:ligatures w14:val="none"/>
        </w:rPr>
        <w:t xml:space="preserve">Health Program, which were determined several years ago, long before my arrival at UT a year and a half ago. Instead, Lorenzo (with the </w:t>
      </w:r>
      <w:ins w:id="48" w:author="Byron Wilson" w:date="2024-01-21T15:25:00Z">
        <w:r w:rsidR="005301C2">
          <w:rPr>
            <w:rFonts w:ascii="Arial" w:eastAsia="Times New Roman" w:hAnsi="Arial" w:cs="Arial"/>
            <w:color w:val="000000"/>
            <w:kern w:val="0"/>
            <w:sz w:val="22"/>
            <w:szCs w:val="22"/>
            <w14:ligatures w14:val="none"/>
          </w:rPr>
          <w:t xml:space="preserve">presumed </w:t>
        </w:r>
      </w:ins>
      <w:r w:rsidRPr="00F717D2">
        <w:rPr>
          <w:rFonts w:ascii="Arial" w:eastAsia="Times New Roman" w:hAnsi="Arial" w:cs="Arial"/>
          <w:color w:val="000000"/>
          <w:kern w:val="0"/>
          <w:sz w:val="22"/>
          <w:szCs w:val="22"/>
          <w14:ligatures w14:val="none"/>
        </w:rPr>
        <w:t>“behind-the-scenes” direction of Rivera-</w:t>
      </w:r>
      <w:proofErr w:type="spellStart"/>
      <w:r w:rsidRPr="00F717D2">
        <w:rPr>
          <w:rFonts w:ascii="Arial" w:eastAsia="Times New Roman" w:hAnsi="Arial" w:cs="Arial"/>
          <w:color w:val="000000"/>
          <w:kern w:val="0"/>
          <w:sz w:val="22"/>
          <w:szCs w:val="22"/>
          <w14:ligatures w14:val="none"/>
        </w:rPr>
        <w:t>Servera</w:t>
      </w:r>
      <w:proofErr w:type="spellEnd"/>
      <w:del w:id="49" w:author="Byron Wilson" w:date="2024-01-21T15:26:00Z">
        <w:r w:rsidRPr="00F717D2" w:rsidDel="005301C2">
          <w:rPr>
            <w:rFonts w:ascii="Arial" w:eastAsia="Times New Roman" w:hAnsi="Arial" w:cs="Arial"/>
            <w:color w:val="000000"/>
            <w:kern w:val="0"/>
            <w:sz w:val="22"/>
            <w:szCs w:val="22"/>
            <w14:ligatures w14:val="none"/>
          </w:rPr>
          <w:delText>s</w:delText>
        </w:r>
      </w:del>
      <w:r w:rsidRPr="00F717D2">
        <w:rPr>
          <w:rFonts w:ascii="Arial" w:eastAsia="Times New Roman" w:hAnsi="Arial" w:cs="Arial"/>
          <w:color w:val="000000"/>
          <w:kern w:val="0"/>
          <w:sz w:val="22"/>
          <w:szCs w:val="22"/>
          <w14:ligatures w14:val="none"/>
        </w:rPr>
        <w:t>, as admitted by him in my December 1</w:t>
      </w:r>
      <w:r>
        <w:rPr>
          <w:rFonts w:ascii="Arial" w:eastAsia="Times New Roman" w:hAnsi="Arial" w:cs="Arial"/>
          <w:color w:val="000000"/>
          <w:kern w:val="0"/>
          <w:sz w:val="22"/>
          <w:szCs w:val="22"/>
          <w14:ligatures w14:val="none"/>
        </w:rPr>
        <w:t>9</w:t>
      </w:r>
      <w:r w:rsidRPr="00F717D2">
        <w:rPr>
          <w:rFonts w:ascii="Arial" w:eastAsia="Times New Roman" w:hAnsi="Arial" w:cs="Arial"/>
          <w:color w:val="000000"/>
          <w:kern w:val="0"/>
          <w:sz w:val="22"/>
          <w:szCs w:val="22"/>
          <w14:ligatures w14:val="none"/>
        </w:rPr>
        <w:t xml:space="preserve">, </w:t>
      </w:r>
      <w:proofErr w:type="gramStart"/>
      <w:r w:rsidRPr="00F717D2">
        <w:rPr>
          <w:rFonts w:ascii="Arial" w:eastAsia="Times New Roman" w:hAnsi="Arial" w:cs="Arial"/>
          <w:color w:val="000000"/>
          <w:kern w:val="0"/>
          <w:sz w:val="22"/>
          <w:szCs w:val="22"/>
          <w14:ligatures w14:val="none"/>
        </w:rPr>
        <w:t>2023</w:t>
      </w:r>
      <w:proofErr w:type="gramEnd"/>
      <w:r w:rsidRPr="00F717D2">
        <w:rPr>
          <w:rFonts w:ascii="Arial" w:eastAsia="Times New Roman" w:hAnsi="Arial" w:cs="Arial"/>
          <w:color w:val="000000"/>
          <w:kern w:val="0"/>
          <w:sz w:val="22"/>
          <w:szCs w:val="22"/>
          <w14:ligatures w14:val="none"/>
        </w:rPr>
        <w:t xml:space="preserve"> Informal Resolution meeting), under the guise of studying the program’s “curriculum,” performed a secret </w:t>
      </w:r>
      <w:r>
        <w:rPr>
          <w:rFonts w:ascii="Arial" w:eastAsia="Times New Roman" w:hAnsi="Arial" w:cs="Arial"/>
          <w:color w:val="000000"/>
          <w:kern w:val="0"/>
          <w:sz w:val="22"/>
          <w:szCs w:val="22"/>
          <w14:ligatures w14:val="none"/>
        </w:rPr>
        <w:t>“</w:t>
      </w:r>
      <w:r w:rsidRPr="00F717D2">
        <w:rPr>
          <w:rFonts w:ascii="Arial" w:eastAsia="Times New Roman" w:hAnsi="Arial" w:cs="Arial"/>
          <w:color w:val="000000"/>
          <w:kern w:val="0"/>
          <w:sz w:val="22"/>
          <w:szCs w:val="22"/>
          <w14:ligatures w14:val="none"/>
        </w:rPr>
        <w:t>investigation</w:t>
      </w:r>
      <w:r>
        <w:rPr>
          <w:rFonts w:ascii="Arial" w:eastAsia="Times New Roman" w:hAnsi="Arial" w:cs="Arial"/>
          <w:color w:val="000000"/>
          <w:kern w:val="0"/>
          <w:sz w:val="22"/>
          <w:szCs w:val="22"/>
          <w14:ligatures w14:val="none"/>
        </w:rPr>
        <w:t>”</w:t>
      </w:r>
      <w:r w:rsidRPr="00F717D2">
        <w:rPr>
          <w:rFonts w:ascii="Arial" w:eastAsia="Times New Roman" w:hAnsi="Arial" w:cs="Arial"/>
          <w:color w:val="000000"/>
          <w:kern w:val="0"/>
          <w:sz w:val="22"/>
          <w:szCs w:val="22"/>
          <w14:ligatures w14:val="none"/>
        </w:rPr>
        <w:t xml:space="preserve"> of my teaching </w:t>
      </w:r>
      <w:del w:id="50" w:author="Byron Wilson" w:date="2024-01-21T15:26:00Z">
        <w:r w:rsidRPr="00F717D2" w:rsidDel="005301C2">
          <w:rPr>
            <w:rFonts w:ascii="Arial" w:eastAsia="Times New Roman" w:hAnsi="Arial" w:cs="Arial"/>
            <w:color w:val="000000"/>
            <w:kern w:val="0"/>
            <w:sz w:val="22"/>
            <w:szCs w:val="22"/>
            <w14:ligatures w14:val="none"/>
          </w:rPr>
          <w:delText xml:space="preserve">ability </w:delText>
        </w:r>
      </w:del>
      <w:ins w:id="51" w:author="Byron Wilson" w:date="2024-01-21T15:26:00Z">
        <w:r w:rsidR="005301C2">
          <w:rPr>
            <w:rFonts w:ascii="Arial" w:eastAsia="Times New Roman" w:hAnsi="Arial" w:cs="Arial"/>
            <w:color w:val="000000"/>
            <w:kern w:val="0"/>
            <w:sz w:val="22"/>
            <w:szCs w:val="22"/>
            <w14:ligatures w14:val="none"/>
          </w:rPr>
          <w:t>performance</w:t>
        </w:r>
        <w:r w:rsidR="005301C2" w:rsidRPr="00F717D2">
          <w:rPr>
            <w:rFonts w:ascii="Arial" w:eastAsia="Times New Roman" w:hAnsi="Arial" w:cs="Arial"/>
            <w:color w:val="000000"/>
            <w:kern w:val="0"/>
            <w:sz w:val="22"/>
            <w:szCs w:val="22"/>
            <w14:ligatures w14:val="none"/>
          </w:rPr>
          <w:t xml:space="preserve"> </w:t>
        </w:r>
      </w:ins>
      <w:r w:rsidRPr="00F717D2">
        <w:rPr>
          <w:rFonts w:ascii="Arial" w:eastAsia="Times New Roman" w:hAnsi="Arial" w:cs="Arial"/>
          <w:color w:val="000000"/>
          <w:kern w:val="0"/>
          <w:sz w:val="22"/>
          <w:szCs w:val="22"/>
          <w14:ligatures w14:val="none"/>
        </w:rPr>
        <w:t xml:space="preserve">without my knowledge </w:t>
      </w:r>
      <w:r>
        <w:rPr>
          <w:rFonts w:ascii="Arial" w:eastAsia="Times New Roman" w:hAnsi="Arial" w:cs="Arial"/>
          <w:color w:val="000000"/>
          <w:kern w:val="0"/>
          <w:sz w:val="22"/>
          <w:szCs w:val="22"/>
          <w14:ligatures w14:val="none"/>
        </w:rPr>
        <w:t xml:space="preserve">and </w:t>
      </w:r>
      <w:r w:rsidRPr="00F717D2">
        <w:rPr>
          <w:rFonts w:ascii="Arial" w:eastAsia="Times New Roman" w:hAnsi="Arial" w:cs="Arial"/>
          <w:color w:val="000000"/>
          <w:kern w:val="0"/>
          <w:sz w:val="22"/>
          <w:szCs w:val="22"/>
          <w14:ligatures w14:val="none"/>
        </w:rPr>
        <w:t>outside of establish</w:t>
      </w:r>
      <w:r w:rsidRPr="00033FE2">
        <w:rPr>
          <w:rFonts w:ascii="Arial" w:eastAsia="Times New Roman" w:hAnsi="Arial" w:cs="Arial"/>
          <w:color w:val="000000"/>
          <w:kern w:val="0"/>
          <w:sz w:val="22"/>
          <w:szCs w:val="22"/>
          <w14:ligatures w14:val="none"/>
        </w:rPr>
        <w:t>ed UT Austin HOP 2-2151</w:t>
      </w:r>
      <w:r w:rsidR="00033FE2" w:rsidRPr="00033FE2">
        <w:rPr>
          <w:rFonts w:ascii="Arial" w:eastAsia="Times New Roman" w:hAnsi="Arial" w:cs="Arial"/>
          <w:color w:val="000000"/>
          <w:kern w:val="0"/>
          <w:sz w:val="22"/>
          <w:szCs w:val="22"/>
          <w14:ligatures w14:val="none"/>
        </w:rPr>
        <w:t>.</w:t>
      </w:r>
      <w:r w:rsidRPr="00033FE2">
        <w:rPr>
          <w:rFonts w:ascii="Arial" w:eastAsia="Times New Roman" w:hAnsi="Arial" w:cs="Arial"/>
          <w:color w:val="000000"/>
          <w:kern w:val="0"/>
          <w:sz w:val="22"/>
          <w:szCs w:val="22"/>
          <w14:ligatures w14:val="none"/>
        </w:rPr>
        <w:t xml:space="preserve"> </w:t>
      </w:r>
    </w:p>
    <w:p w14:paraId="23DFFC24" w14:textId="77777777" w:rsidR="002B76BC" w:rsidRPr="00F717D2" w:rsidRDefault="002B76BC" w:rsidP="002B76BC">
      <w:pPr>
        <w:rPr>
          <w:rFonts w:ascii="Arial" w:eastAsia="Times New Roman" w:hAnsi="Arial" w:cs="Arial"/>
          <w:color w:val="000000"/>
          <w:kern w:val="0"/>
          <w:sz w:val="22"/>
          <w:szCs w:val="22"/>
          <w14:ligatures w14:val="none"/>
        </w:rPr>
      </w:pPr>
    </w:p>
    <w:p w14:paraId="2EBA2FE7" w14:textId="587C7950" w:rsidR="002B76BC" w:rsidRDefault="002B76BC" w:rsidP="002B76BC">
      <w:pPr>
        <w:rPr>
          <w:rFonts w:ascii="Arial" w:eastAsia="Times New Roman" w:hAnsi="Arial" w:cs="Arial"/>
          <w:color w:val="000000"/>
          <w:kern w:val="0"/>
          <w:sz w:val="22"/>
          <w:szCs w:val="22"/>
          <w14:ligatures w14:val="none"/>
        </w:rPr>
      </w:pPr>
      <w:r w:rsidRPr="00F717D2">
        <w:rPr>
          <w:rFonts w:ascii="Arial" w:eastAsia="Times New Roman" w:hAnsi="Arial" w:cs="Arial"/>
          <w:color w:val="000000"/>
          <w:kern w:val="0"/>
          <w:sz w:val="22"/>
          <w:szCs w:val="22"/>
          <w14:ligatures w14:val="none"/>
        </w:rPr>
        <w:t>On Thursday, December 7</w:t>
      </w:r>
      <w:r>
        <w:rPr>
          <w:rFonts w:ascii="Arial" w:eastAsia="Times New Roman" w:hAnsi="Arial" w:cs="Arial"/>
          <w:color w:val="000000"/>
          <w:kern w:val="0"/>
          <w:sz w:val="22"/>
          <w:szCs w:val="22"/>
          <w14:ligatures w14:val="none"/>
        </w:rPr>
        <w:t>, 2023</w:t>
      </w:r>
      <w:r w:rsidRPr="00F717D2">
        <w:rPr>
          <w:rFonts w:ascii="Arial" w:eastAsia="Times New Roman" w:hAnsi="Arial" w:cs="Arial"/>
          <w:color w:val="000000"/>
          <w:kern w:val="0"/>
          <w:sz w:val="22"/>
          <w:szCs w:val="22"/>
          <w14:ligatures w14:val="none"/>
        </w:rPr>
        <w:t xml:space="preserve"> (in the presence of Mr. Tim Creswick), Lorenzo met with me to inform me that she had been </w:t>
      </w:r>
      <w:proofErr w:type="gramStart"/>
      <w:r w:rsidRPr="00F717D2">
        <w:rPr>
          <w:rFonts w:ascii="Arial" w:eastAsia="Times New Roman" w:hAnsi="Arial" w:cs="Arial"/>
          <w:color w:val="000000"/>
          <w:kern w:val="0"/>
          <w:sz w:val="22"/>
          <w:szCs w:val="22"/>
          <w14:ligatures w14:val="none"/>
        </w:rPr>
        <w:t>conducting an investigation</w:t>
      </w:r>
      <w:proofErr w:type="gramEnd"/>
      <w:r w:rsidRPr="00F717D2">
        <w:rPr>
          <w:rFonts w:ascii="Arial" w:eastAsia="Times New Roman" w:hAnsi="Arial" w:cs="Arial"/>
          <w:color w:val="000000"/>
          <w:kern w:val="0"/>
          <w:sz w:val="22"/>
          <w:szCs w:val="22"/>
          <w14:ligatures w14:val="none"/>
        </w:rPr>
        <w:t xml:space="preserve"> of my teaching by interviewing past and present students of the MA program, and that they had characterized me as “scary.” Lorenzo told me that as an administrator, she was dutifully bound to respond to that description of me.  </w:t>
      </w:r>
    </w:p>
    <w:p w14:paraId="16B22863" w14:textId="77777777" w:rsidR="00033FE2" w:rsidRPr="00033FE2" w:rsidRDefault="00033FE2" w:rsidP="002B76BC">
      <w:pPr>
        <w:rPr>
          <w:rFonts w:ascii="Arial" w:eastAsia="Times New Roman" w:hAnsi="Arial" w:cs="Arial"/>
          <w:color w:val="000000"/>
          <w:kern w:val="0"/>
          <w:sz w:val="12"/>
          <w:szCs w:val="12"/>
          <w14:ligatures w14:val="none"/>
        </w:rPr>
      </w:pPr>
    </w:p>
    <w:p w14:paraId="0AFE105D" w14:textId="77777777" w:rsidR="00C35399" w:rsidRPr="00033FE2" w:rsidRDefault="00573E02" w:rsidP="00033FE2">
      <w:pPr>
        <w:pStyle w:val="NormalWeb"/>
        <w:snapToGrid w:val="0"/>
        <w:spacing w:before="0" w:beforeAutospacing="0" w:after="120" w:afterAutospacing="0"/>
        <w:rPr>
          <w:rFonts w:ascii="Arial" w:hAnsi="Arial" w:cs="Arial"/>
          <w:sz w:val="22"/>
          <w:szCs w:val="22"/>
        </w:rPr>
      </w:pPr>
      <w:r w:rsidRPr="00033FE2">
        <w:rPr>
          <w:rFonts w:ascii="Arial" w:hAnsi="Arial" w:cs="Arial"/>
          <w:sz w:val="22"/>
          <w:szCs w:val="22"/>
        </w:rPr>
        <w:t>On December 8, 2023, Assistant Dean Lorenzo issued me written notice</w:t>
      </w:r>
      <w:r w:rsidR="007B7B5D" w:rsidRPr="00033FE2">
        <w:rPr>
          <w:rFonts w:ascii="Arial" w:hAnsi="Arial" w:cs="Arial"/>
          <w:sz w:val="22"/>
          <w:szCs w:val="22"/>
        </w:rPr>
        <w:t xml:space="preserve"> </w:t>
      </w:r>
      <w:r w:rsidR="007B7B5D" w:rsidRPr="00033FE2">
        <w:rPr>
          <w:rFonts w:ascii="Arial" w:hAnsi="Arial" w:cs="Arial"/>
          <w:b/>
          <w:bCs/>
          <w:sz w:val="22"/>
          <w:szCs w:val="22"/>
          <w:highlight w:val="yellow"/>
        </w:rPr>
        <w:t>(EXHIBIT XXXX)</w:t>
      </w:r>
      <w:r w:rsidRPr="00033FE2">
        <w:rPr>
          <w:rFonts w:ascii="Arial" w:hAnsi="Arial" w:cs="Arial"/>
          <w:sz w:val="22"/>
          <w:szCs w:val="22"/>
        </w:rPr>
        <w:t xml:space="preserve"> that she was </w:t>
      </w:r>
      <w:r w:rsidR="007B7B5D" w:rsidRPr="00033FE2">
        <w:rPr>
          <w:rFonts w:ascii="Arial" w:hAnsi="Arial" w:cs="Arial"/>
          <w:sz w:val="22"/>
          <w:szCs w:val="22"/>
        </w:rPr>
        <w:t>r</w:t>
      </w:r>
      <w:r w:rsidR="00C35399" w:rsidRPr="00033FE2">
        <w:rPr>
          <w:rFonts w:ascii="Arial" w:hAnsi="Arial" w:cs="Arial"/>
          <w:sz w:val="22"/>
          <w:szCs w:val="22"/>
        </w:rPr>
        <w:t>elieving</w:t>
      </w:r>
      <w:r w:rsidR="007B7B5D" w:rsidRPr="00033FE2">
        <w:rPr>
          <w:rFonts w:ascii="Arial" w:hAnsi="Arial" w:cs="Arial"/>
          <w:sz w:val="22"/>
          <w:szCs w:val="22"/>
        </w:rPr>
        <w:t xml:space="preserve"> me from</w:t>
      </w:r>
      <w:r w:rsidRPr="00033FE2">
        <w:rPr>
          <w:rFonts w:ascii="Arial" w:hAnsi="Arial" w:cs="Arial"/>
          <w:sz w:val="22"/>
          <w:szCs w:val="22"/>
        </w:rPr>
        <w:t xml:space="preserve"> </w:t>
      </w:r>
      <w:r w:rsidR="007B7B5D" w:rsidRPr="00033FE2">
        <w:rPr>
          <w:rFonts w:ascii="Arial" w:hAnsi="Arial" w:cs="Arial"/>
          <w:sz w:val="22"/>
          <w:szCs w:val="22"/>
        </w:rPr>
        <w:t>my leadership roles as Faculty Lead for Curriculum and Practice and Graduate Advisor</w:t>
      </w:r>
      <w:r w:rsidR="00C35399" w:rsidRPr="00033FE2">
        <w:rPr>
          <w:rFonts w:ascii="Arial" w:hAnsi="Arial" w:cs="Arial"/>
          <w:sz w:val="22"/>
          <w:szCs w:val="22"/>
        </w:rPr>
        <w:t xml:space="preserve">, which had been assigned to me as part of my July 1, </w:t>
      </w:r>
      <w:proofErr w:type="gramStart"/>
      <w:r w:rsidR="00C35399" w:rsidRPr="00033FE2">
        <w:rPr>
          <w:rFonts w:ascii="Arial" w:hAnsi="Arial" w:cs="Arial"/>
          <w:sz w:val="22"/>
          <w:szCs w:val="22"/>
        </w:rPr>
        <w:t>2022</w:t>
      </w:r>
      <w:proofErr w:type="gramEnd"/>
      <w:r w:rsidR="00C35399" w:rsidRPr="00033FE2">
        <w:rPr>
          <w:rFonts w:ascii="Arial" w:hAnsi="Arial" w:cs="Arial"/>
          <w:sz w:val="22"/>
          <w:szCs w:val="22"/>
        </w:rPr>
        <w:t xml:space="preserve"> contract</w:t>
      </w:r>
      <w:r w:rsidR="007B7B5D" w:rsidRPr="00033FE2">
        <w:rPr>
          <w:rFonts w:ascii="Arial" w:hAnsi="Arial" w:cs="Arial"/>
          <w:sz w:val="22"/>
          <w:szCs w:val="22"/>
        </w:rPr>
        <w:t xml:space="preserve">. She also wrote that she was removing my authorization to conduct current and future research, increasing my teaching load to 3 courses per semester, and requiring me to do an extensive professional development plan. </w:t>
      </w:r>
      <w:r w:rsidR="00E624A9" w:rsidRPr="00033FE2">
        <w:rPr>
          <w:rFonts w:ascii="Arial" w:hAnsi="Arial" w:cs="Arial"/>
          <w:sz w:val="22"/>
          <w:szCs w:val="22"/>
        </w:rPr>
        <w:t xml:space="preserve"> </w:t>
      </w:r>
      <w:r w:rsidR="006666D4" w:rsidRPr="00033FE2">
        <w:rPr>
          <w:rFonts w:ascii="Arial" w:hAnsi="Arial" w:cs="Arial"/>
          <w:sz w:val="22"/>
          <w:szCs w:val="22"/>
        </w:rPr>
        <w:t xml:space="preserve">These changes constitute Breach of Contract and removal of my </w:t>
      </w:r>
      <w:r w:rsidR="00C35399" w:rsidRPr="00033FE2">
        <w:rPr>
          <w:rFonts w:ascii="Arial" w:hAnsi="Arial" w:cs="Arial"/>
          <w:sz w:val="22"/>
          <w:szCs w:val="22"/>
        </w:rPr>
        <w:t>p</w:t>
      </w:r>
      <w:r w:rsidR="006666D4" w:rsidRPr="00033FE2">
        <w:rPr>
          <w:rFonts w:ascii="Arial" w:hAnsi="Arial" w:cs="Arial"/>
          <w:sz w:val="22"/>
          <w:szCs w:val="22"/>
        </w:rPr>
        <w:t xml:space="preserve">roperty interest in my July 1, </w:t>
      </w:r>
      <w:proofErr w:type="gramStart"/>
      <w:r w:rsidR="006666D4" w:rsidRPr="00033FE2">
        <w:rPr>
          <w:rFonts w:ascii="Arial" w:hAnsi="Arial" w:cs="Arial"/>
          <w:sz w:val="22"/>
          <w:szCs w:val="22"/>
        </w:rPr>
        <w:t>2022</w:t>
      </w:r>
      <w:proofErr w:type="gramEnd"/>
      <w:r w:rsidR="006666D4" w:rsidRPr="00033FE2">
        <w:rPr>
          <w:rFonts w:ascii="Arial" w:hAnsi="Arial" w:cs="Arial"/>
          <w:sz w:val="22"/>
          <w:szCs w:val="22"/>
        </w:rPr>
        <w:t xml:space="preserve"> contract</w:t>
      </w:r>
      <w:r w:rsidR="00C35399" w:rsidRPr="00033FE2">
        <w:rPr>
          <w:rFonts w:ascii="Arial" w:hAnsi="Arial" w:cs="Arial"/>
          <w:sz w:val="22"/>
          <w:szCs w:val="22"/>
        </w:rPr>
        <w:t xml:space="preserve"> without procedural due process.  </w:t>
      </w:r>
    </w:p>
    <w:p w14:paraId="042E4603" w14:textId="0B0B82BF" w:rsidR="002B76BC" w:rsidRPr="00033FE2" w:rsidRDefault="00C35399" w:rsidP="00033FE2">
      <w:pPr>
        <w:pStyle w:val="NormalWeb"/>
        <w:snapToGrid w:val="0"/>
        <w:spacing w:before="0" w:beforeAutospacing="0" w:after="120" w:afterAutospacing="0"/>
        <w:rPr>
          <w:rFonts w:ascii="Arial" w:hAnsi="Arial" w:cs="Arial"/>
          <w:sz w:val="22"/>
          <w:szCs w:val="22"/>
        </w:rPr>
      </w:pPr>
      <w:r w:rsidRPr="00033FE2">
        <w:rPr>
          <w:rFonts w:ascii="Arial" w:hAnsi="Arial" w:cs="Arial"/>
          <w:sz w:val="22"/>
          <w:szCs w:val="22"/>
        </w:rPr>
        <w:t>I contacted Dean Rivera-</w:t>
      </w:r>
      <w:proofErr w:type="spellStart"/>
      <w:r w:rsidRPr="00033FE2">
        <w:rPr>
          <w:rFonts w:ascii="Arial" w:hAnsi="Arial" w:cs="Arial"/>
          <w:sz w:val="22"/>
          <w:szCs w:val="22"/>
        </w:rPr>
        <w:t>Servera</w:t>
      </w:r>
      <w:proofErr w:type="spellEnd"/>
      <w:del w:id="52" w:author="Byron Wilson" w:date="2024-01-21T15:27:00Z">
        <w:r w:rsidRPr="00033FE2" w:rsidDel="005301C2">
          <w:rPr>
            <w:rFonts w:ascii="Arial" w:hAnsi="Arial" w:cs="Arial"/>
            <w:sz w:val="22"/>
            <w:szCs w:val="22"/>
          </w:rPr>
          <w:delText>s</w:delText>
        </w:r>
      </w:del>
      <w:r w:rsidRPr="00033FE2">
        <w:rPr>
          <w:rFonts w:ascii="Arial" w:hAnsi="Arial" w:cs="Arial"/>
          <w:sz w:val="22"/>
          <w:szCs w:val="22"/>
        </w:rPr>
        <w:t xml:space="preserve">, requesting </w:t>
      </w:r>
      <w:del w:id="53" w:author="Byron Wilson" w:date="2024-01-21T15:28:00Z">
        <w:r w:rsidRPr="00033FE2" w:rsidDel="005301C2">
          <w:rPr>
            <w:rFonts w:ascii="Arial" w:hAnsi="Arial" w:cs="Arial"/>
            <w:sz w:val="22"/>
            <w:szCs w:val="22"/>
          </w:rPr>
          <w:delText>an informal meeting with him</w:delText>
        </w:r>
      </w:del>
      <w:ins w:id="54" w:author="Byron Wilson" w:date="2024-01-21T15:28:00Z">
        <w:r w:rsidR="005301C2">
          <w:rPr>
            <w:rFonts w:ascii="Arial" w:hAnsi="Arial" w:cs="Arial"/>
            <w:sz w:val="22"/>
            <w:szCs w:val="22"/>
          </w:rPr>
          <w:t>a formal means</w:t>
        </w:r>
      </w:ins>
      <w:r w:rsidRPr="00033FE2">
        <w:rPr>
          <w:rFonts w:ascii="Arial" w:hAnsi="Arial" w:cs="Arial"/>
          <w:sz w:val="22"/>
          <w:szCs w:val="22"/>
        </w:rPr>
        <w:t xml:space="preserve"> for me to appeal the sanctions and changes to contract being imposed by </w:t>
      </w:r>
      <w:ins w:id="55" w:author="Byron Wilson" w:date="2024-01-21T15:28:00Z">
        <w:r w:rsidR="005301C2">
          <w:rPr>
            <w:rFonts w:ascii="Arial" w:hAnsi="Arial" w:cs="Arial"/>
            <w:sz w:val="22"/>
            <w:szCs w:val="22"/>
          </w:rPr>
          <w:t xml:space="preserve">Assistant Dean </w:t>
        </w:r>
      </w:ins>
      <w:r w:rsidRPr="00033FE2">
        <w:rPr>
          <w:rFonts w:ascii="Arial" w:hAnsi="Arial" w:cs="Arial"/>
          <w:sz w:val="22"/>
          <w:szCs w:val="22"/>
        </w:rPr>
        <w:t>Lorenzo. Rivera-</w:t>
      </w:r>
      <w:proofErr w:type="spellStart"/>
      <w:r w:rsidRPr="00033FE2">
        <w:rPr>
          <w:rFonts w:ascii="Arial" w:hAnsi="Arial" w:cs="Arial"/>
          <w:sz w:val="22"/>
          <w:szCs w:val="22"/>
        </w:rPr>
        <w:t>Servera</w:t>
      </w:r>
      <w:proofErr w:type="spellEnd"/>
      <w:del w:id="56" w:author="Byron Wilson" w:date="2024-01-21T15:28:00Z">
        <w:r w:rsidRPr="00033FE2" w:rsidDel="005301C2">
          <w:rPr>
            <w:rFonts w:ascii="Arial" w:hAnsi="Arial" w:cs="Arial"/>
            <w:sz w:val="22"/>
            <w:szCs w:val="22"/>
          </w:rPr>
          <w:delText>s</w:delText>
        </w:r>
      </w:del>
      <w:r w:rsidRPr="00033FE2">
        <w:rPr>
          <w:rFonts w:ascii="Arial" w:hAnsi="Arial" w:cs="Arial"/>
          <w:sz w:val="22"/>
          <w:szCs w:val="22"/>
        </w:rPr>
        <w:t xml:space="preserve"> scheduled what he termed a “courtesy” meeting</w:t>
      </w:r>
      <w:r w:rsidR="006A1CB3" w:rsidRPr="00033FE2">
        <w:rPr>
          <w:rFonts w:ascii="Arial" w:hAnsi="Arial" w:cs="Arial"/>
          <w:sz w:val="22"/>
          <w:szCs w:val="22"/>
        </w:rPr>
        <w:t xml:space="preserve"> for December 19, 2023</w:t>
      </w:r>
      <w:r w:rsidRPr="00033FE2">
        <w:rPr>
          <w:rFonts w:ascii="Arial" w:hAnsi="Arial" w:cs="Arial"/>
          <w:sz w:val="22"/>
          <w:szCs w:val="22"/>
        </w:rPr>
        <w:t xml:space="preserve">. I requested that my representative, </w:t>
      </w:r>
      <w:ins w:id="57" w:author="Byron Wilson" w:date="2024-01-21T15:28:00Z">
        <w:r w:rsidR="005301C2">
          <w:rPr>
            <w:rFonts w:ascii="Arial" w:hAnsi="Arial" w:cs="Arial"/>
            <w:sz w:val="22"/>
            <w:szCs w:val="22"/>
          </w:rPr>
          <w:t xml:space="preserve">from </w:t>
        </w:r>
      </w:ins>
      <w:r w:rsidRPr="00033FE2">
        <w:rPr>
          <w:rFonts w:ascii="Arial" w:hAnsi="Arial" w:cs="Arial"/>
          <w:sz w:val="22"/>
          <w:szCs w:val="22"/>
        </w:rPr>
        <w:t>the Office of Faculty Representation of the Texas AAUP Conference accompany me. Initially</w:t>
      </w:r>
      <w:ins w:id="58" w:author="Byron Wilson" w:date="2024-01-21T15:28:00Z">
        <w:r w:rsidR="005301C2">
          <w:rPr>
            <w:rFonts w:ascii="Arial" w:hAnsi="Arial" w:cs="Arial"/>
            <w:sz w:val="22"/>
            <w:szCs w:val="22"/>
          </w:rPr>
          <w:t>,</w:t>
        </w:r>
      </w:ins>
      <w:r w:rsidRPr="00033FE2">
        <w:rPr>
          <w:rFonts w:ascii="Arial" w:hAnsi="Arial" w:cs="Arial"/>
          <w:sz w:val="22"/>
          <w:szCs w:val="22"/>
        </w:rPr>
        <w:t xml:space="preserve"> the </w:t>
      </w:r>
      <w:ins w:id="59" w:author="Byron Wilson" w:date="2024-01-21T15:28:00Z">
        <w:r w:rsidR="005301C2">
          <w:rPr>
            <w:rFonts w:ascii="Arial" w:hAnsi="Arial" w:cs="Arial"/>
            <w:sz w:val="22"/>
            <w:szCs w:val="22"/>
          </w:rPr>
          <w:t>D</w:t>
        </w:r>
      </w:ins>
      <w:del w:id="60" w:author="Byron Wilson" w:date="2024-01-21T15:28:00Z">
        <w:r w:rsidRPr="00033FE2" w:rsidDel="005301C2">
          <w:rPr>
            <w:rFonts w:ascii="Arial" w:hAnsi="Arial" w:cs="Arial"/>
            <w:sz w:val="22"/>
            <w:szCs w:val="22"/>
          </w:rPr>
          <w:delText>d</w:delText>
        </w:r>
      </w:del>
      <w:r w:rsidRPr="00033FE2">
        <w:rPr>
          <w:rFonts w:ascii="Arial" w:hAnsi="Arial" w:cs="Arial"/>
          <w:sz w:val="22"/>
          <w:szCs w:val="22"/>
        </w:rPr>
        <w:t xml:space="preserve">ean said that I could only </w:t>
      </w:r>
      <w:del w:id="61" w:author="Byron Wilson" w:date="2024-01-21T15:29:00Z">
        <w:r w:rsidRPr="00033FE2" w:rsidDel="005301C2">
          <w:rPr>
            <w:rFonts w:ascii="Arial" w:hAnsi="Arial" w:cs="Arial"/>
            <w:sz w:val="22"/>
            <w:szCs w:val="22"/>
          </w:rPr>
          <w:delText xml:space="preserve">being </w:delText>
        </w:r>
      </w:del>
      <w:ins w:id="62" w:author="Byron Wilson" w:date="2024-01-21T15:29:00Z">
        <w:r w:rsidR="005301C2">
          <w:rPr>
            <w:rFonts w:ascii="Arial" w:hAnsi="Arial" w:cs="Arial"/>
            <w:sz w:val="22"/>
            <w:szCs w:val="22"/>
          </w:rPr>
          <w:t>bring</w:t>
        </w:r>
        <w:r w:rsidR="005301C2" w:rsidRPr="00033FE2">
          <w:rPr>
            <w:rFonts w:ascii="Arial" w:hAnsi="Arial" w:cs="Arial"/>
            <w:sz w:val="22"/>
            <w:szCs w:val="22"/>
          </w:rPr>
          <w:t xml:space="preserve"> </w:t>
        </w:r>
      </w:ins>
      <w:r w:rsidRPr="00033FE2">
        <w:rPr>
          <w:rFonts w:ascii="Arial" w:hAnsi="Arial" w:cs="Arial"/>
          <w:sz w:val="22"/>
          <w:szCs w:val="22"/>
        </w:rPr>
        <w:t xml:space="preserve">someone from </w:t>
      </w:r>
      <w:ins w:id="63" w:author="Byron Wilson" w:date="2024-01-21T15:29:00Z">
        <w:r w:rsidR="005301C2">
          <w:rPr>
            <w:rFonts w:ascii="Arial" w:hAnsi="Arial" w:cs="Arial"/>
            <w:sz w:val="22"/>
            <w:szCs w:val="22"/>
          </w:rPr>
          <w:t xml:space="preserve">the UT-Austin </w:t>
        </w:r>
      </w:ins>
      <w:r w:rsidRPr="00033FE2">
        <w:rPr>
          <w:rFonts w:ascii="Arial" w:hAnsi="Arial" w:cs="Arial"/>
          <w:sz w:val="22"/>
          <w:szCs w:val="22"/>
        </w:rPr>
        <w:t>Ombuds</w:t>
      </w:r>
      <w:r w:rsidR="002B76BC" w:rsidRPr="00033FE2">
        <w:rPr>
          <w:rFonts w:ascii="Arial" w:hAnsi="Arial" w:cs="Arial"/>
          <w:sz w:val="22"/>
          <w:szCs w:val="22"/>
        </w:rPr>
        <w:t>man Office</w:t>
      </w:r>
      <w:r w:rsidRPr="00033FE2">
        <w:rPr>
          <w:rFonts w:ascii="Arial" w:hAnsi="Arial" w:cs="Arial"/>
          <w:sz w:val="22"/>
          <w:szCs w:val="22"/>
        </w:rPr>
        <w:t xml:space="preserve">, to which my representative </w:t>
      </w:r>
      <w:r w:rsidR="007C5C8E" w:rsidRPr="00033FE2">
        <w:rPr>
          <w:rFonts w:ascii="Arial" w:hAnsi="Arial" w:cs="Arial"/>
          <w:sz w:val="22"/>
          <w:szCs w:val="22"/>
        </w:rPr>
        <w:t xml:space="preserve">formally </w:t>
      </w:r>
      <w:r w:rsidRPr="00033FE2">
        <w:rPr>
          <w:rFonts w:ascii="Arial" w:hAnsi="Arial" w:cs="Arial"/>
          <w:sz w:val="22"/>
          <w:szCs w:val="22"/>
        </w:rPr>
        <w:t>objected</w:t>
      </w:r>
      <w:r w:rsidR="007C5C8E" w:rsidRPr="00033FE2">
        <w:rPr>
          <w:rFonts w:ascii="Arial" w:hAnsi="Arial" w:cs="Arial"/>
          <w:sz w:val="22"/>
          <w:szCs w:val="22"/>
        </w:rPr>
        <w:t xml:space="preserve"> </w:t>
      </w:r>
      <w:r w:rsidR="007C5C8E" w:rsidRPr="00033FE2">
        <w:rPr>
          <w:rFonts w:ascii="Arial" w:hAnsi="Arial" w:cs="Arial"/>
          <w:b/>
          <w:bCs/>
          <w:sz w:val="22"/>
          <w:szCs w:val="22"/>
          <w:highlight w:val="yellow"/>
        </w:rPr>
        <w:t>(EXHIBIT XXXX)</w:t>
      </w:r>
      <w:r w:rsidRPr="00033FE2">
        <w:rPr>
          <w:rFonts w:ascii="Arial" w:hAnsi="Arial" w:cs="Arial"/>
          <w:b/>
          <w:bCs/>
          <w:sz w:val="22"/>
          <w:szCs w:val="22"/>
          <w:highlight w:val="yellow"/>
        </w:rPr>
        <w:t>.</w:t>
      </w:r>
      <w:r w:rsidRPr="00033FE2">
        <w:rPr>
          <w:rFonts w:ascii="Arial" w:hAnsi="Arial" w:cs="Arial"/>
          <w:sz w:val="22"/>
          <w:szCs w:val="22"/>
        </w:rPr>
        <w:t xml:space="preserve"> </w:t>
      </w:r>
      <w:r w:rsidR="007C5C8E" w:rsidRPr="00033FE2">
        <w:rPr>
          <w:rFonts w:ascii="Arial" w:hAnsi="Arial" w:cs="Arial"/>
          <w:sz w:val="22"/>
          <w:szCs w:val="22"/>
        </w:rPr>
        <w:t>Rivera-</w:t>
      </w:r>
      <w:proofErr w:type="spellStart"/>
      <w:r w:rsidR="007C5C8E" w:rsidRPr="00033FE2">
        <w:rPr>
          <w:rFonts w:ascii="Arial" w:hAnsi="Arial" w:cs="Arial"/>
          <w:sz w:val="22"/>
          <w:szCs w:val="22"/>
        </w:rPr>
        <w:t>Servera</w:t>
      </w:r>
      <w:proofErr w:type="spellEnd"/>
      <w:del w:id="64" w:author="Byron Wilson" w:date="2024-01-21T15:29:00Z">
        <w:r w:rsidR="007C5C8E" w:rsidRPr="00033FE2" w:rsidDel="005301C2">
          <w:rPr>
            <w:rFonts w:ascii="Arial" w:hAnsi="Arial" w:cs="Arial"/>
            <w:sz w:val="22"/>
            <w:szCs w:val="22"/>
          </w:rPr>
          <w:delText>s</w:delText>
        </w:r>
      </w:del>
      <w:r w:rsidR="007C5C8E" w:rsidRPr="00033FE2">
        <w:rPr>
          <w:rFonts w:ascii="Arial" w:hAnsi="Arial" w:cs="Arial"/>
          <w:sz w:val="22"/>
          <w:szCs w:val="22"/>
        </w:rPr>
        <w:t xml:space="preserve"> eventual acquiesced to allowing my representative to attend.</w:t>
      </w:r>
      <w:r w:rsidR="006A1CB3" w:rsidRPr="00033FE2">
        <w:rPr>
          <w:rFonts w:ascii="Arial" w:hAnsi="Arial" w:cs="Arial"/>
          <w:sz w:val="22"/>
          <w:szCs w:val="22"/>
        </w:rPr>
        <w:t xml:space="preserve"> </w:t>
      </w:r>
    </w:p>
    <w:p w14:paraId="4E1750B8" w14:textId="2D41859F" w:rsidR="006A1CB3" w:rsidRDefault="006A1CB3" w:rsidP="00033FE2">
      <w:pPr>
        <w:pStyle w:val="NormalWeb"/>
        <w:snapToGrid w:val="0"/>
        <w:spacing w:before="0" w:beforeAutospacing="0" w:after="120" w:afterAutospacing="0"/>
        <w:rPr>
          <w:rFonts w:ascii="Arial" w:hAnsi="Arial" w:cs="Arial"/>
          <w:color w:val="000000"/>
          <w:sz w:val="22"/>
          <w:szCs w:val="22"/>
          <w:bdr w:val="none" w:sz="0" w:space="0" w:color="auto" w:frame="1"/>
          <w:shd w:val="clear" w:color="auto" w:fill="FFFFFF"/>
        </w:rPr>
      </w:pPr>
      <w:r w:rsidRPr="00033FE2">
        <w:rPr>
          <w:rFonts w:ascii="Arial" w:hAnsi="Arial" w:cs="Arial"/>
          <w:sz w:val="22"/>
          <w:szCs w:val="22"/>
        </w:rPr>
        <w:t xml:space="preserve">During the December 19, </w:t>
      </w:r>
      <w:proofErr w:type="gramStart"/>
      <w:r w:rsidRPr="00033FE2">
        <w:rPr>
          <w:rFonts w:ascii="Arial" w:hAnsi="Arial" w:cs="Arial"/>
          <w:sz w:val="22"/>
          <w:szCs w:val="22"/>
        </w:rPr>
        <w:t>2023</w:t>
      </w:r>
      <w:proofErr w:type="gramEnd"/>
      <w:r w:rsidRPr="00033FE2">
        <w:rPr>
          <w:rFonts w:ascii="Arial" w:hAnsi="Arial" w:cs="Arial"/>
          <w:sz w:val="22"/>
          <w:szCs w:val="22"/>
        </w:rPr>
        <w:t xml:space="preserve"> meeting, the </w:t>
      </w:r>
      <w:ins w:id="65" w:author="Byron Wilson" w:date="2024-01-21T15:29:00Z">
        <w:r w:rsidR="005301C2">
          <w:rPr>
            <w:rFonts w:ascii="Arial" w:hAnsi="Arial" w:cs="Arial"/>
            <w:sz w:val="22"/>
            <w:szCs w:val="22"/>
          </w:rPr>
          <w:t>D</w:t>
        </w:r>
      </w:ins>
      <w:del w:id="66" w:author="Byron Wilson" w:date="2024-01-21T15:29:00Z">
        <w:r w:rsidRPr="00033FE2" w:rsidDel="005301C2">
          <w:rPr>
            <w:rFonts w:ascii="Arial" w:hAnsi="Arial" w:cs="Arial"/>
            <w:sz w:val="22"/>
            <w:szCs w:val="22"/>
          </w:rPr>
          <w:delText>d</w:delText>
        </w:r>
      </w:del>
      <w:r w:rsidRPr="00033FE2">
        <w:rPr>
          <w:rFonts w:ascii="Arial" w:hAnsi="Arial" w:cs="Arial"/>
          <w:sz w:val="22"/>
          <w:szCs w:val="22"/>
        </w:rPr>
        <w:t xml:space="preserve">ean </w:t>
      </w:r>
      <w:del w:id="67" w:author="Byron Wilson" w:date="2024-01-21T15:29:00Z">
        <w:r w:rsidRPr="00033FE2" w:rsidDel="005301C2">
          <w:rPr>
            <w:rFonts w:ascii="Arial" w:hAnsi="Arial" w:cs="Arial"/>
            <w:sz w:val="22"/>
            <w:szCs w:val="22"/>
          </w:rPr>
          <w:delText xml:space="preserve">was belligerent and </w:delText>
        </w:r>
      </w:del>
      <w:r w:rsidRPr="00033FE2">
        <w:rPr>
          <w:rFonts w:ascii="Arial" w:hAnsi="Arial" w:cs="Arial"/>
          <w:sz w:val="22"/>
          <w:szCs w:val="22"/>
        </w:rPr>
        <w:t>attempted to dominate</w:t>
      </w:r>
      <w:r>
        <w:rPr>
          <w:rFonts w:ascii="Calibri" w:hAnsi="Calibri" w:cs="Calibri"/>
        </w:rPr>
        <w:t xml:space="preserve"> the conversation, despite the meeting being intended for me to informally present my grievance. Grievances are intended to be unilateral proceedings</w:t>
      </w:r>
      <w:r w:rsidRPr="006A1CB3">
        <w:rPr>
          <w:rFonts w:ascii="Calibri" w:hAnsi="Calibri" w:cs="Calibri"/>
          <w:sz w:val="32"/>
          <w:szCs w:val="32"/>
        </w:rPr>
        <w:t xml:space="preserve"> </w:t>
      </w:r>
      <w:r w:rsidRPr="006A1CB3">
        <w:rPr>
          <w:rFonts w:ascii="Arial" w:hAnsi="Arial" w:cs="Arial"/>
          <w:i/>
          <w:iCs/>
          <w:sz w:val="22"/>
          <w:szCs w:val="22"/>
        </w:rPr>
        <w:t>(</w:t>
      </w:r>
      <w:r w:rsidRPr="006A1CB3">
        <w:rPr>
          <w:rFonts w:ascii="Arial" w:eastAsia="Carlito" w:hAnsi="Arial" w:cs="Arial"/>
          <w:i/>
          <w:iCs/>
          <w:color w:val="000000"/>
          <w:sz w:val="22"/>
          <w:szCs w:val="22"/>
          <w:bdr w:val="none" w:sz="0" w:space="0" w:color="auto" w:frame="1"/>
          <w:shd w:val="clear" w:color="auto" w:fill="FFFFFF"/>
        </w:rPr>
        <w:t>Corpus</w:t>
      </w:r>
      <w:r w:rsidRPr="006A1CB3">
        <w:rPr>
          <w:rFonts w:ascii="Arial" w:hAnsi="Arial" w:cs="Arial"/>
          <w:i/>
          <w:iCs/>
          <w:color w:val="000000"/>
          <w:sz w:val="22"/>
          <w:szCs w:val="22"/>
          <w:bdr w:val="none" w:sz="0" w:space="0" w:color="auto" w:frame="1"/>
          <w:shd w:val="clear" w:color="auto" w:fill="FFFFFF"/>
        </w:rPr>
        <w:t xml:space="preserve"> Christi </w:t>
      </w:r>
      <w:proofErr w:type="spellStart"/>
      <w:r w:rsidRPr="006A1CB3">
        <w:rPr>
          <w:rFonts w:ascii="Arial" w:hAnsi="Arial" w:cs="Arial"/>
          <w:i/>
          <w:iCs/>
          <w:color w:val="000000"/>
          <w:sz w:val="22"/>
          <w:szCs w:val="22"/>
          <w:bdr w:val="none" w:sz="0" w:space="0" w:color="auto" w:frame="1"/>
          <w:shd w:val="clear" w:color="auto" w:fill="FFFFFF"/>
        </w:rPr>
        <w:t>Indep</w:t>
      </w:r>
      <w:proofErr w:type="spellEnd"/>
      <w:r w:rsidRPr="006A1CB3">
        <w:rPr>
          <w:rFonts w:ascii="Arial" w:hAnsi="Arial" w:cs="Arial"/>
          <w:i/>
          <w:iCs/>
          <w:color w:val="000000"/>
          <w:sz w:val="22"/>
          <w:szCs w:val="22"/>
          <w:bdr w:val="none" w:sz="0" w:space="0" w:color="auto" w:frame="1"/>
          <w:shd w:val="clear" w:color="auto" w:fill="FFFFFF"/>
        </w:rPr>
        <w:t xml:space="preserve">. Sch. </w:t>
      </w:r>
      <w:proofErr w:type="spellStart"/>
      <w:r w:rsidRPr="006A1CB3">
        <w:rPr>
          <w:rFonts w:ascii="Arial" w:hAnsi="Arial" w:cs="Arial"/>
          <w:i/>
          <w:iCs/>
          <w:color w:val="000000"/>
          <w:sz w:val="22"/>
          <w:szCs w:val="22"/>
          <w:bdr w:val="none" w:sz="0" w:space="0" w:color="auto" w:frame="1"/>
          <w:shd w:val="clear" w:color="auto" w:fill="FFFFFF"/>
        </w:rPr>
        <w:t>Dist</w:t>
      </w:r>
      <w:proofErr w:type="spellEnd"/>
      <w:r w:rsidRPr="006A1CB3">
        <w:rPr>
          <w:rFonts w:ascii="Arial" w:hAnsi="Arial" w:cs="Arial"/>
          <w:i/>
          <w:iCs/>
          <w:color w:val="000000"/>
          <w:sz w:val="22"/>
          <w:szCs w:val="22"/>
          <w:bdr w:val="none" w:sz="0" w:space="0" w:color="auto" w:frame="1"/>
          <w:shd w:val="clear" w:color="auto" w:fill="FFFFFF"/>
        </w:rPr>
        <w:t xml:space="preserve"> v. Padilla, 709 S.W.2d 700 (Tex. App.—</w:t>
      </w:r>
      <w:r w:rsidRPr="006A1CB3">
        <w:rPr>
          <w:rFonts w:ascii="Arial" w:eastAsia="Carlito" w:hAnsi="Arial" w:cs="Arial"/>
          <w:i/>
          <w:iCs/>
          <w:color w:val="000000"/>
          <w:sz w:val="22"/>
          <w:szCs w:val="22"/>
          <w:bdr w:val="none" w:sz="0" w:space="0" w:color="auto" w:frame="1"/>
          <w:shd w:val="clear" w:color="auto" w:fill="FFFFFF"/>
        </w:rPr>
        <w:t>Corpus</w:t>
      </w:r>
      <w:r w:rsidRPr="006A1CB3">
        <w:rPr>
          <w:rFonts w:ascii="Arial" w:hAnsi="Arial" w:cs="Arial"/>
          <w:i/>
          <w:iCs/>
          <w:color w:val="000000"/>
          <w:sz w:val="22"/>
          <w:szCs w:val="22"/>
          <w:bdr w:val="none" w:sz="0" w:space="0" w:color="auto" w:frame="1"/>
          <w:shd w:val="clear" w:color="auto" w:fill="FFFFFF"/>
        </w:rPr>
        <w:t xml:space="preserve"> Christi 1986, no writ). </w:t>
      </w:r>
      <w:r>
        <w:rPr>
          <w:rFonts w:ascii="Arial" w:hAnsi="Arial" w:cs="Arial"/>
          <w:color w:val="000000"/>
          <w:sz w:val="22"/>
          <w:szCs w:val="22"/>
          <w:bdr w:val="none" w:sz="0" w:space="0" w:color="auto" w:frame="1"/>
          <w:shd w:val="clear" w:color="auto" w:fill="FFFFFF"/>
        </w:rPr>
        <w:t>During the meeting, my representative emphasized to Rivera-</w:t>
      </w:r>
      <w:proofErr w:type="spellStart"/>
      <w:r>
        <w:rPr>
          <w:rFonts w:ascii="Arial" w:hAnsi="Arial" w:cs="Arial"/>
          <w:color w:val="000000"/>
          <w:sz w:val="22"/>
          <w:szCs w:val="22"/>
          <w:bdr w:val="none" w:sz="0" w:space="0" w:color="auto" w:frame="1"/>
          <w:shd w:val="clear" w:color="auto" w:fill="FFFFFF"/>
        </w:rPr>
        <w:t>Servera</w:t>
      </w:r>
      <w:proofErr w:type="spellEnd"/>
      <w:del w:id="68" w:author="Byron Wilson" w:date="2024-01-21T15:30:00Z">
        <w:r w:rsidDel="002C2A7E">
          <w:rPr>
            <w:rFonts w:ascii="Arial" w:hAnsi="Arial" w:cs="Arial"/>
            <w:color w:val="000000"/>
            <w:sz w:val="22"/>
            <w:szCs w:val="22"/>
            <w:bdr w:val="none" w:sz="0" w:space="0" w:color="auto" w:frame="1"/>
            <w:shd w:val="clear" w:color="auto" w:fill="FFFFFF"/>
          </w:rPr>
          <w:delText>s</w:delText>
        </w:r>
      </w:del>
      <w:r>
        <w:rPr>
          <w:rFonts w:ascii="Arial" w:hAnsi="Arial" w:cs="Arial"/>
          <w:color w:val="000000"/>
          <w:sz w:val="22"/>
          <w:szCs w:val="22"/>
          <w:bdr w:val="none" w:sz="0" w:space="0" w:color="auto" w:frame="1"/>
          <w:shd w:val="clear" w:color="auto" w:fill="FFFFFF"/>
        </w:rPr>
        <w:t xml:space="preserve"> that I maintain that the removal of my administrative leadership duties constituted </w:t>
      </w:r>
      <w:r w:rsidR="002B76BC">
        <w:rPr>
          <w:rFonts w:ascii="Arial" w:hAnsi="Arial" w:cs="Arial"/>
          <w:color w:val="000000"/>
          <w:sz w:val="22"/>
          <w:szCs w:val="22"/>
          <w:bdr w:val="none" w:sz="0" w:space="0" w:color="auto" w:frame="1"/>
          <w:shd w:val="clear" w:color="auto" w:fill="FFFFFF"/>
        </w:rPr>
        <w:t>B</w:t>
      </w:r>
      <w:r>
        <w:rPr>
          <w:rFonts w:ascii="Arial" w:hAnsi="Arial" w:cs="Arial"/>
          <w:color w:val="000000"/>
          <w:sz w:val="22"/>
          <w:szCs w:val="22"/>
          <w:bdr w:val="none" w:sz="0" w:space="0" w:color="auto" w:frame="1"/>
          <w:shd w:val="clear" w:color="auto" w:fill="FFFFFF"/>
        </w:rPr>
        <w:t xml:space="preserve">reach of </w:t>
      </w:r>
      <w:r w:rsidR="002B76BC">
        <w:rPr>
          <w:rFonts w:ascii="Arial" w:hAnsi="Arial" w:cs="Arial"/>
          <w:color w:val="000000"/>
          <w:sz w:val="22"/>
          <w:szCs w:val="22"/>
          <w:bdr w:val="none" w:sz="0" w:space="0" w:color="auto" w:frame="1"/>
          <w:shd w:val="clear" w:color="auto" w:fill="FFFFFF"/>
        </w:rPr>
        <w:t>C</w:t>
      </w:r>
      <w:r>
        <w:rPr>
          <w:rFonts w:ascii="Arial" w:hAnsi="Arial" w:cs="Arial"/>
          <w:color w:val="000000"/>
          <w:sz w:val="22"/>
          <w:szCs w:val="22"/>
          <w:bdr w:val="none" w:sz="0" w:space="0" w:color="auto" w:frame="1"/>
          <w:shd w:val="clear" w:color="auto" w:fill="FFFFFF"/>
        </w:rPr>
        <w:t>ontract. The dean vehemently disagreed, saying that as far as my administrative leadership duties were concerned, I served “</w:t>
      </w:r>
      <w:r w:rsidRPr="006A1CB3">
        <w:rPr>
          <w:rFonts w:ascii="Arial" w:hAnsi="Arial" w:cs="Arial"/>
          <w:i/>
          <w:iCs/>
          <w:color w:val="000000"/>
          <w:sz w:val="22"/>
          <w:szCs w:val="22"/>
          <w:bdr w:val="none" w:sz="0" w:space="0" w:color="auto" w:frame="1"/>
          <w:shd w:val="clear" w:color="auto" w:fill="FFFFFF"/>
        </w:rPr>
        <w:t xml:space="preserve">at the pleasure of the </w:t>
      </w:r>
      <w:ins w:id="69" w:author="Byron Wilson" w:date="2024-01-21T15:30:00Z">
        <w:r w:rsidR="002C2A7E">
          <w:rPr>
            <w:rFonts w:ascii="Arial" w:hAnsi="Arial" w:cs="Arial"/>
            <w:i/>
            <w:iCs/>
            <w:color w:val="000000"/>
            <w:sz w:val="22"/>
            <w:szCs w:val="22"/>
            <w:bdr w:val="none" w:sz="0" w:space="0" w:color="auto" w:frame="1"/>
            <w:shd w:val="clear" w:color="auto" w:fill="FFFFFF"/>
          </w:rPr>
          <w:t>D</w:t>
        </w:r>
      </w:ins>
      <w:del w:id="70" w:author="Byron Wilson" w:date="2024-01-21T15:30:00Z">
        <w:r w:rsidRPr="006A1CB3" w:rsidDel="002C2A7E">
          <w:rPr>
            <w:rFonts w:ascii="Arial" w:hAnsi="Arial" w:cs="Arial"/>
            <w:i/>
            <w:iCs/>
            <w:color w:val="000000"/>
            <w:sz w:val="22"/>
            <w:szCs w:val="22"/>
            <w:bdr w:val="none" w:sz="0" w:space="0" w:color="auto" w:frame="1"/>
            <w:shd w:val="clear" w:color="auto" w:fill="FFFFFF"/>
          </w:rPr>
          <w:delText>d</w:delText>
        </w:r>
      </w:del>
      <w:r w:rsidRPr="006A1CB3">
        <w:rPr>
          <w:rFonts w:ascii="Arial" w:hAnsi="Arial" w:cs="Arial"/>
          <w:i/>
          <w:iCs/>
          <w:color w:val="000000"/>
          <w:sz w:val="22"/>
          <w:szCs w:val="22"/>
          <w:bdr w:val="none" w:sz="0" w:space="0" w:color="auto" w:frame="1"/>
          <w:shd w:val="clear" w:color="auto" w:fill="FFFFFF"/>
        </w:rPr>
        <w:t>ean.</w:t>
      </w:r>
      <w:r>
        <w:rPr>
          <w:rFonts w:ascii="Arial" w:hAnsi="Arial" w:cs="Arial"/>
          <w:color w:val="000000"/>
          <w:sz w:val="22"/>
          <w:szCs w:val="22"/>
          <w:bdr w:val="none" w:sz="0" w:space="0" w:color="auto" w:frame="1"/>
          <w:shd w:val="clear" w:color="auto" w:fill="FFFFFF"/>
        </w:rPr>
        <w:t xml:space="preserve">” However, those administrative duties were specified in my July 1, </w:t>
      </w:r>
      <w:proofErr w:type="gramStart"/>
      <w:r>
        <w:rPr>
          <w:rFonts w:ascii="Arial" w:hAnsi="Arial" w:cs="Arial"/>
          <w:color w:val="000000"/>
          <w:sz w:val="22"/>
          <w:szCs w:val="22"/>
          <w:bdr w:val="none" w:sz="0" w:space="0" w:color="auto" w:frame="1"/>
          <w:shd w:val="clear" w:color="auto" w:fill="FFFFFF"/>
        </w:rPr>
        <w:t>2022</w:t>
      </w:r>
      <w:proofErr w:type="gramEnd"/>
      <w:r>
        <w:rPr>
          <w:rFonts w:ascii="Arial" w:hAnsi="Arial" w:cs="Arial"/>
          <w:color w:val="000000"/>
          <w:sz w:val="22"/>
          <w:szCs w:val="22"/>
          <w:bdr w:val="none" w:sz="0" w:space="0" w:color="auto" w:frame="1"/>
          <w:shd w:val="clear" w:color="auto" w:fill="FFFFFF"/>
        </w:rPr>
        <w:t xml:space="preserve"> three-year contract, and thus changes to those administrative duties mid-contract in the absence of procedural due process constituted Breach of Contract and was a form of discipline placed on me without due process.</w:t>
      </w:r>
    </w:p>
    <w:p w14:paraId="0806CA74" w14:textId="03CCD06F" w:rsidR="00ED3573" w:rsidRPr="00033FE2" w:rsidRDefault="002B76BC" w:rsidP="00033FE2">
      <w:pPr>
        <w:rPr>
          <w:rFonts w:ascii="Arial" w:eastAsia="Times New Roman" w:hAnsi="Arial" w:cs="Arial"/>
          <w:color w:val="000000"/>
          <w:kern w:val="0"/>
          <w:sz w:val="22"/>
          <w:szCs w:val="22"/>
          <w14:ligatures w14:val="none"/>
        </w:rPr>
      </w:pPr>
      <w:r w:rsidRPr="00F717D2">
        <w:rPr>
          <w:rFonts w:ascii="Arial" w:eastAsia="Times New Roman" w:hAnsi="Arial" w:cs="Arial"/>
          <w:color w:val="000000"/>
          <w:kern w:val="0"/>
          <w:sz w:val="22"/>
          <w:szCs w:val="22"/>
          <w14:ligatures w14:val="none"/>
        </w:rPr>
        <w:t>As I informed Dean Rivera-</w:t>
      </w:r>
      <w:proofErr w:type="spellStart"/>
      <w:r w:rsidRPr="00F717D2">
        <w:rPr>
          <w:rFonts w:ascii="Arial" w:eastAsia="Times New Roman" w:hAnsi="Arial" w:cs="Arial"/>
          <w:color w:val="000000"/>
          <w:kern w:val="0"/>
          <w:sz w:val="22"/>
          <w:szCs w:val="22"/>
          <w14:ligatures w14:val="none"/>
        </w:rPr>
        <w:t>Servera</w:t>
      </w:r>
      <w:proofErr w:type="spellEnd"/>
      <w:del w:id="71" w:author="Byron Wilson" w:date="2024-01-21T15:31:00Z">
        <w:r w:rsidRPr="00F717D2" w:rsidDel="002C2A7E">
          <w:rPr>
            <w:rFonts w:ascii="Arial" w:eastAsia="Times New Roman" w:hAnsi="Arial" w:cs="Arial"/>
            <w:color w:val="000000"/>
            <w:kern w:val="0"/>
            <w:sz w:val="22"/>
            <w:szCs w:val="22"/>
            <w14:ligatures w14:val="none"/>
          </w:rPr>
          <w:delText>s</w:delText>
        </w:r>
      </w:del>
      <w:r w:rsidRPr="00F717D2">
        <w:rPr>
          <w:rFonts w:ascii="Arial" w:eastAsia="Times New Roman" w:hAnsi="Arial" w:cs="Arial"/>
          <w:color w:val="000000"/>
          <w:kern w:val="0"/>
          <w:sz w:val="22"/>
          <w:szCs w:val="22"/>
          <w14:ligatures w14:val="none"/>
        </w:rPr>
        <w:t xml:space="preserve"> in th</w:t>
      </w:r>
      <w:r>
        <w:rPr>
          <w:rFonts w:ascii="Arial" w:eastAsia="Times New Roman" w:hAnsi="Arial" w:cs="Arial"/>
          <w:color w:val="000000"/>
          <w:kern w:val="0"/>
          <w:sz w:val="22"/>
          <w:szCs w:val="22"/>
          <w14:ligatures w14:val="none"/>
        </w:rPr>
        <w:t>at</w:t>
      </w:r>
      <w:r w:rsidRPr="00F717D2">
        <w:rPr>
          <w:rFonts w:ascii="Arial" w:eastAsia="Times New Roman" w:hAnsi="Arial" w:cs="Arial"/>
          <w:color w:val="000000"/>
          <w:kern w:val="0"/>
          <w:sz w:val="22"/>
          <w:szCs w:val="22"/>
          <w14:ligatures w14:val="none"/>
        </w:rPr>
        <w:t xml:space="preserve"> December 1</w:t>
      </w:r>
      <w:r>
        <w:rPr>
          <w:rFonts w:ascii="Arial" w:eastAsia="Times New Roman" w:hAnsi="Arial" w:cs="Arial"/>
          <w:color w:val="000000"/>
          <w:kern w:val="0"/>
          <w:sz w:val="22"/>
          <w:szCs w:val="22"/>
          <w14:ligatures w14:val="none"/>
        </w:rPr>
        <w:t>9</w:t>
      </w:r>
      <w:r w:rsidRPr="00F717D2">
        <w:rPr>
          <w:rFonts w:ascii="Arial" w:eastAsia="Times New Roman" w:hAnsi="Arial" w:cs="Arial"/>
          <w:color w:val="000000"/>
          <w:kern w:val="0"/>
          <w:sz w:val="22"/>
          <w:szCs w:val="22"/>
          <w14:ligatures w14:val="none"/>
        </w:rPr>
        <w:t xml:space="preserve">, </w:t>
      </w:r>
      <w:proofErr w:type="gramStart"/>
      <w:r w:rsidRPr="00F717D2">
        <w:rPr>
          <w:rFonts w:ascii="Arial" w:eastAsia="Times New Roman" w:hAnsi="Arial" w:cs="Arial"/>
          <w:color w:val="000000"/>
          <w:kern w:val="0"/>
          <w:sz w:val="22"/>
          <w:szCs w:val="22"/>
          <w14:ligatures w14:val="none"/>
        </w:rPr>
        <w:t>2023</w:t>
      </w:r>
      <w:proofErr w:type="gramEnd"/>
      <w:r w:rsidRPr="00F717D2">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i</w:t>
      </w:r>
      <w:r w:rsidRPr="00F717D2">
        <w:rPr>
          <w:rFonts w:ascii="Arial" w:eastAsia="Times New Roman" w:hAnsi="Arial" w:cs="Arial"/>
          <w:color w:val="000000"/>
          <w:kern w:val="0"/>
          <w:sz w:val="22"/>
          <w:szCs w:val="22"/>
          <w14:ligatures w14:val="none"/>
        </w:rPr>
        <w:t xml:space="preserve">nformal </w:t>
      </w:r>
      <w:r>
        <w:rPr>
          <w:rFonts w:ascii="Arial" w:eastAsia="Times New Roman" w:hAnsi="Arial" w:cs="Arial"/>
          <w:color w:val="000000"/>
          <w:kern w:val="0"/>
          <w:sz w:val="22"/>
          <w:szCs w:val="22"/>
          <w14:ligatures w14:val="none"/>
        </w:rPr>
        <w:t>r</w:t>
      </w:r>
      <w:r w:rsidRPr="00F717D2">
        <w:rPr>
          <w:rFonts w:ascii="Arial" w:eastAsia="Times New Roman" w:hAnsi="Arial" w:cs="Arial"/>
          <w:color w:val="000000"/>
          <w:kern w:val="0"/>
          <w:sz w:val="22"/>
          <w:szCs w:val="22"/>
          <w14:ligatures w14:val="none"/>
        </w:rPr>
        <w:t>esolution meeting, I was never informed as to how many MA students Assistant Dean Lorenzo spoke to, how she chose which ones to interview, what questions she asked them, or how many of them claimed I was “scary.” When my representative asked Rivera-</w:t>
      </w:r>
      <w:proofErr w:type="spellStart"/>
      <w:r w:rsidRPr="00F717D2">
        <w:rPr>
          <w:rFonts w:ascii="Arial" w:eastAsia="Times New Roman" w:hAnsi="Arial" w:cs="Arial"/>
          <w:color w:val="000000"/>
          <w:kern w:val="0"/>
          <w:sz w:val="22"/>
          <w:szCs w:val="22"/>
          <w14:ligatures w14:val="none"/>
        </w:rPr>
        <w:t>Servera</w:t>
      </w:r>
      <w:proofErr w:type="spellEnd"/>
      <w:del w:id="72" w:author="Byron Wilson" w:date="2024-01-21T15:31:00Z">
        <w:r w:rsidRPr="00F717D2" w:rsidDel="002C2A7E">
          <w:rPr>
            <w:rFonts w:ascii="Arial" w:eastAsia="Times New Roman" w:hAnsi="Arial" w:cs="Arial"/>
            <w:color w:val="000000"/>
            <w:kern w:val="0"/>
            <w:sz w:val="22"/>
            <w:szCs w:val="22"/>
            <w14:ligatures w14:val="none"/>
          </w:rPr>
          <w:delText>s</w:delText>
        </w:r>
      </w:del>
      <w:r w:rsidRPr="00F717D2">
        <w:rPr>
          <w:rFonts w:ascii="Arial" w:eastAsia="Times New Roman" w:hAnsi="Arial" w:cs="Arial"/>
          <w:color w:val="000000"/>
          <w:kern w:val="0"/>
          <w:sz w:val="22"/>
          <w:szCs w:val="22"/>
          <w14:ligatures w14:val="none"/>
        </w:rPr>
        <w:t xml:space="preserve"> if I could have a copy of the process by which the student interviews were done, he replied that I could go ahead and “file a formal grievance and ask for them through an Open Records Request.”</w:t>
      </w:r>
    </w:p>
    <w:p w14:paraId="279496DB" w14:textId="2B9639BB" w:rsidR="00400DDF" w:rsidRPr="00033FE2" w:rsidRDefault="001C69E2" w:rsidP="002B76BC">
      <w:pPr>
        <w:snapToGrid w:val="0"/>
        <w:spacing w:before="120" w:after="120"/>
        <w:rPr>
          <w:rFonts w:ascii="Arial" w:eastAsia="Times New Roman" w:hAnsi="Arial" w:cs="Arial"/>
          <w:color w:val="000000"/>
          <w:kern w:val="0"/>
          <w:sz w:val="22"/>
          <w:szCs w:val="22"/>
          <w14:ligatures w14:val="none"/>
        </w:rPr>
      </w:pPr>
      <w:r w:rsidRPr="007B1918">
        <w:rPr>
          <w:rFonts w:ascii="Arial" w:hAnsi="Arial" w:cs="Arial"/>
          <w:sz w:val="22"/>
          <w:szCs w:val="22"/>
        </w:rPr>
        <w:t>UT Austin HOP 2-2151 (Annual Evaluation of Faculty) requires that faculty members receive an annual performance review that includes a prescribed process for peer review, incorporation of student evaluations, and documentation required by the faculty member.</w:t>
      </w:r>
      <w:r w:rsidR="007B1918" w:rsidRPr="007B1918">
        <w:rPr>
          <w:rFonts w:ascii="Arial" w:hAnsi="Arial" w:cs="Arial"/>
          <w:sz w:val="22"/>
          <w:szCs w:val="22"/>
        </w:rPr>
        <w:t xml:space="preserve"> Last academic year, I </w:t>
      </w:r>
      <w:ins w:id="73" w:author="Byron Wilson" w:date="2024-01-21T15:31:00Z">
        <w:r w:rsidR="002C2A7E">
          <w:rPr>
            <w:rFonts w:ascii="Arial" w:hAnsi="Arial" w:cs="Arial"/>
            <w:sz w:val="22"/>
            <w:szCs w:val="22"/>
          </w:rPr>
          <w:t>was assign</w:t>
        </w:r>
      </w:ins>
      <w:ins w:id="74" w:author="Byron Wilson" w:date="2024-01-21T15:32:00Z">
        <w:r w:rsidR="002C2A7E">
          <w:rPr>
            <w:rFonts w:ascii="Arial" w:hAnsi="Arial" w:cs="Arial"/>
            <w:sz w:val="22"/>
            <w:szCs w:val="22"/>
          </w:rPr>
          <w:t xml:space="preserve">ed a </w:t>
        </w:r>
      </w:ins>
      <w:del w:id="75" w:author="Byron Wilson" w:date="2024-01-21T15:31:00Z">
        <w:r w:rsidR="007B1918" w:rsidRPr="007B1918" w:rsidDel="002C2A7E">
          <w:rPr>
            <w:rFonts w:ascii="Arial" w:hAnsi="Arial" w:cs="Arial"/>
            <w:sz w:val="22"/>
            <w:szCs w:val="22"/>
          </w:rPr>
          <w:delText xml:space="preserve">asked a </w:delText>
        </w:r>
      </w:del>
      <w:ins w:id="76" w:author="Byron Wilson" w:date="2024-01-21T15:32:00Z">
        <w:r w:rsidR="002C2A7E">
          <w:rPr>
            <w:rFonts w:ascii="Arial" w:hAnsi="Arial" w:cs="Arial"/>
            <w:sz w:val="22"/>
            <w:szCs w:val="22"/>
          </w:rPr>
          <w:t>F</w:t>
        </w:r>
      </w:ins>
      <w:del w:id="77" w:author="Byron Wilson" w:date="2024-01-21T15:32:00Z">
        <w:r w:rsidR="007B1918" w:rsidRPr="007B1918" w:rsidDel="002C2A7E">
          <w:rPr>
            <w:rFonts w:ascii="Arial" w:hAnsi="Arial" w:cs="Arial"/>
            <w:sz w:val="22"/>
            <w:szCs w:val="22"/>
          </w:rPr>
          <w:delText>f</w:delText>
        </w:r>
      </w:del>
      <w:r w:rsidR="007B1918" w:rsidRPr="007B1918">
        <w:rPr>
          <w:rFonts w:ascii="Arial" w:hAnsi="Arial" w:cs="Arial"/>
          <w:sz w:val="22"/>
          <w:szCs w:val="22"/>
        </w:rPr>
        <w:t xml:space="preserve">ull </w:t>
      </w:r>
      <w:ins w:id="78" w:author="Byron Wilson" w:date="2024-01-21T15:32:00Z">
        <w:r w:rsidR="002C2A7E">
          <w:rPr>
            <w:rFonts w:ascii="Arial" w:hAnsi="Arial" w:cs="Arial"/>
            <w:sz w:val="22"/>
            <w:szCs w:val="22"/>
          </w:rPr>
          <w:t>P</w:t>
        </w:r>
      </w:ins>
      <w:del w:id="79" w:author="Byron Wilson" w:date="2024-01-21T15:32:00Z">
        <w:r w:rsidR="007B1918" w:rsidRPr="007B1918" w:rsidDel="002C2A7E">
          <w:rPr>
            <w:rFonts w:ascii="Arial" w:hAnsi="Arial" w:cs="Arial"/>
            <w:sz w:val="22"/>
            <w:szCs w:val="22"/>
          </w:rPr>
          <w:delText>p</w:delText>
        </w:r>
      </w:del>
      <w:r w:rsidR="007B1918" w:rsidRPr="007B1918">
        <w:rPr>
          <w:rFonts w:ascii="Arial" w:hAnsi="Arial" w:cs="Arial"/>
          <w:sz w:val="22"/>
          <w:szCs w:val="22"/>
        </w:rPr>
        <w:t xml:space="preserve">rofessor to sit in on my class to provide peer comments. That professor had given me a glowing review. </w:t>
      </w:r>
      <w:r w:rsidR="007B1918">
        <w:rPr>
          <w:rFonts w:ascii="Arial" w:eastAsia="Times New Roman" w:hAnsi="Arial" w:cs="Arial"/>
          <w:color w:val="000000"/>
          <w:kern w:val="0"/>
          <w:sz w:val="20"/>
          <w:szCs w:val="20"/>
          <w14:ligatures w14:val="none"/>
        </w:rPr>
        <w:t xml:space="preserve">However, at the time </w:t>
      </w:r>
      <w:r w:rsidR="007B1918">
        <w:rPr>
          <w:rFonts w:ascii="Arial" w:hAnsi="Arial" w:cs="Arial"/>
          <w:sz w:val="22"/>
          <w:szCs w:val="22"/>
        </w:rPr>
        <w:t xml:space="preserve">the named </w:t>
      </w:r>
      <w:proofErr w:type="gramStart"/>
      <w:r w:rsidR="007B1918">
        <w:rPr>
          <w:rFonts w:ascii="Arial" w:hAnsi="Arial" w:cs="Arial"/>
          <w:sz w:val="22"/>
          <w:szCs w:val="22"/>
        </w:rPr>
        <w:t>persons imposed</w:t>
      </w:r>
      <w:proofErr w:type="gramEnd"/>
      <w:r w:rsidR="007B1918">
        <w:rPr>
          <w:rFonts w:ascii="Arial" w:hAnsi="Arial" w:cs="Arial"/>
          <w:sz w:val="22"/>
          <w:szCs w:val="22"/>
        </w:rPr>
        <w:t xml:space="preserve"> sanctions against me, my first formal evaluation process under UT Austin 2-2151 was still in process with the SDCT </w:t>
      </w:r>
      <w:r w:rsidR="007B1918" w:rsidRPr="00033FE2">
        <w:rPr>
          <w:rFonts w:ascii="Arial" w:hAnsi="Arial" w:cs="Arial"/>
          <w:sz w:val="22"/>
          <w:szCs w:val="22"/>
        </w:rPr>
        <w:t xml:space="preserve">Executive Committee, and thus the disciplinary sanctions were imposed on me prior to </w:t>
      </w:r>
      <w:del w:id="80" w:author="Byron Wilson" w:date="2024-01-21T15:32:00Z">
        <w:r w:rsidR="007B1918" w:rsidRPr="00033FE2" w:rsidDel="002C2A7E">
          <w:rPr>
            <w:rFonts w:ascii="Arial" w:eastAsia="Times New Roman" w:hAnsi="Arial" w:cs="Arial"/>
            <w:color w:val="000000"/>
            <w:kern w:val="0"/>
            <w:sz w:val="22"/>
            <w:szCs w:val="22"/>
            <w14:ligatures w14:val="none"/>
          </w:rPr>
          <w:delText xml:space="preserve"> </w:delText>
        </w:r>
      </w:del>
      <w:r w:rsidR="007B1918" w:rsidRPr="00033FE2">
        <w:rPr>
          <w:rFonts w:ascii="Arial" w:eastAsia="Times New Roman" w:hAnsi="Arial" w:cs="Arial"/>
          <w:color w:val="000000"/>
          <w:kern w:val="0"/>
          <w:sz w:val="22"/>
          <w:szCs w:val="22"/>
          <w14:ligatures w14:val="none"/>
        </w:rPr>
        <w:t xml:space="preserve">completion of any annual merit review by the SDCT Executive Committee, in violation of my procedural due process rights. </w:t>
      </w:r>
      <w:r w:rsidR="00400DDF" w:rsidRPr="00033FE2">
        <w:rPr>
          <w:rFonts w:ascii="Arial" w:hAnsi="Arial" w:cs="Arial"/>
          <w:sz w:val="22"/>
          <w:szCs w:val="22"/>
        </w:rPr>
        <w:t>Assistant Dean Lorenzo lacked the qualifications and authority pursuant to UT Austin HOP 2-2151</w:t>
      </w:r>
      <w:r w:rsidR="002B76BC" w:rsidRPr="00033FE2">
        <w:rPr>
          <w:rFonts w:ascii="Arial" w:hAnsi="Arial" w:cs="Arial"/>
          <w:sz w:val="22"/>
          <w:szCs w:val="22"/>
        </w:rPr>
        <w:t xml:space="preserve"> </w:t>
      </w:r>
      <w:r w:rsidR="00400DDF" w:rsidRPr="00033FE2">
        <w:rPr>
          <w:rFonts w:ascii="Arial" w:hAnsi="Arial" w:cs="Arial"/>
          <w:sz w:val="22"/>
          <w:szCs w:val="22"/>
        </w:rPr>
        <w:t xml:space="preserve">and professional and accreditation standards to evaluate the teaching performances of individual faculty. </w:t>
      </w:r>
    </w:p>
    <w:p w14:paraId="7F17490D" w14:textId="185F8736" w:rsidR="00A41C95" w:rsidRDefault="00F76CCA" w:rsidP="00F76CCA">
      <w:pPr>
        <w:pStyle w:val="NormalWeb"/>
        <w:shd w:val="clear" w:color="auto" w:fill="FFFFFF"/>
        <w:snapToGrid w:val="0"/>
        <w:spacing w:before="0" w:beforeAutospacing="0" w:after="0" w:afterAutospacing="0"/>
        <w:rPr>
          <w:rFonts w:ascii="ArialMT" w:hAnsi="ArialMT"/>
          <w:color w:val="000000" w:themeColor="text1"/>
          <w:sz w:val="22"/>
          <w:szCs w:val="22"/>
        </w:rPr>
      </w:pPr>
      <w:r>
        <w:rPr>
          <w:rFonts w:ascii="ArialMT" w:hAnsi="ArialMT"/>
          <w:color w:val="000000" w:themeColor="text1"/>
          <w:sz w:val="22"/>
          <w:szCs w:val="22"/>
        </w:rPr>
        <w:t xml:space="preserve">The actions of the named persons constitute a non-renewal of my July 1, </w:t>
      </w:r>
      <w:proofErr w:type="gramStart"/>
      <w:r>
        <w:rPr>
          <w:rFonts w:ascii="ArialMT" w:hAnsi="ArialMT"/>
          <w:color w:val="000000" w:themeColor="text1"/>
          <w:sz w:val="22"/>
          <w:szCs w:val="22"/>
        </w:rPr>
        <w:t>2022</w:t>
      </w:r>
      <w:proofErr w:type="gramEnd"/>
      <w:r>
        <w:rPr>
          <w:rFonts w:ascii="ArialMT" w:hAnsi="ArialMT"/>
          <w:color w:val="000000" w:themeColor="text1"/>
          <w:sz w:val="22"/>
          <w:szCs w:val="22"/>
        </w:rPr>
        <w:t xml:space="preserve"> contracted appointment mid-contract without due process involving using the prescribed faculty member’s annual evaluation as the basis for non-renewal, pursuant to UT Austin </w:t>
      </w:r>
      <w:r w:rsidR="00E301FD">
        <w:rPr>
          <w:rFonts w:ascii="ArialMT" w:hAnsi="ArialMT"/>
          <w:color w:val="000000" w:themeColor="text1"/>
          <w:sz w:val="22"/>
          <w:szCs w:val="22"/>
        </w:rPr>
        <w:t>HOP</w:t>
      </w:r>
      <w:r w:rsidR="00E301FD" w:rsidRPr="00E301FD">
        <w:rPr>
          <w:rFonts w:ascii="ArialMT" w:hAnsi="ArialMT"/>
          <w:color w:val="000000" w:themeColor="text1"/>
          <w:sz w:val="22"/>
          <w:szCs w:val="22"/>
        </w:rPr>
        <w:t xml:space="preserve"> 2-2160</w:t>
      </w:r>
      <w:r>
        <w:rPr>
          <w:rFonts w:ascii="ArialMT" w:hAnsi="ArialMT"/>
          <w:color w:val="000000" w:themeColor="text1"/>
          <w:sz w:val="22"/>
          <w:szCs w:val="22"/>
        </w:rPr>
        <w:t>) (</w:t>
      </w:r>
      <w:r w:rsidR="00E301FD" w:rsidRPr="00E301FD">
        <w:rPr>
          <w:rFonts w:ascii="ArialMT" w:hAnsi="ArialMT"/>
          <w:color w:val="000000" w:themeColor="text1"/>
          <w:sz w:val="22"/>
          <w:szCs w:val="22"/>
        </w:rPr>
        <w:t>Recommendations Regarding Faculty Compensation, Faculty Promotion, Tenure, Renewal of Appointment, or Nonrenewal of Appointment</w:t>
      </w:r>
      <w:r>
        <w:rPr>
          <w:rFonts w:ascii="ArialMT" w:hAnsi="ArialMT"/>
          <w:color w:val="000000" w:themeColor="text1"/>
          <w:sz w:val="22"/>
          <w:szCs w:val="22"/>
        </w:rPr>
        <w:t xml:space="preserve">) </w:t>
      </w:r>
      <w:r w:rsidRPr="008B0784">
        <w:rPr>
          <w:rFonts w:ascii="ArialMT" w:hAnsi="ArialMT"/>
          <w:b/>
          <w:bCs/>
          <w:color w:val="000000" w:themeColor="text1"/>
          <w:sz w:val="22"/>
          <w:szCs w:val="22"/>
          <w:highlight w:val="yellow"/>
        </w:rPr>
        <w:t>(EXHIBIT XXXXX)</w:t>
      </w:r>
      <w:r>
        <w:rPr>
          <w:rFonts w:ascii="ArialMT" w:hAnsi="ArialMT"/>
          <w:color w:val="000000" w:themeColor="text1"/>
          <w:sz w:val="22"/>
          <w:szCs w:val="22"/>
        </w:rPr>
        <w:t xml:space="preserve">. HOP 2-2160 mandates </w:t>
      </w:r>
      <w:proofErr w:type="gramStart"/>
      <w:r>
        <w:rPr>
          <w:rFonts w:ascii="ArialMT" w:hAnsi="ArialMT"/>
          <w:color w:val="000000" w:themeColor="text1"/>
          <w:sz w:val="22"/>
          <w:szCs w:val="22"/>
        </w:rPr>
        <w:t>that</w:t>
      </w:r>
      <w:proofErr w:type="gramEnd"/>
    </w:p>
    <w:p w14:paraId="22898CBE" w14:textId="77777777" w:rsidR="00CB0516" w:rsidRPr="00CB0516" w:rsidRDefault="00CB0516" w:rsidP="00F76CCA">
      <w:pPr>
        <w:pStyle w:val="NormalWeb"/>
        <w:shd w:val="clear" w:color="auto" w:fill="FFFFFF"/>
        <w:snapToGrid w:val="0"/>
        <w:spacing w:before="0" w:beforeAutospacing="0" w:after="0" w:afterAutospacing="0"/>
        <w:rPr>
          <w:color w:val="000000" w:themeColor="text1"/>
          <w:sz w:val="12"/>
          <w:szCs w:val="12"/>
        </w:rPr>
      </w:pPr>
    </w:p>
    <w:p w14:paraId="71F94FF3" w14:textId="5C101376" w:rsidR="008B0784" w:rsidRDefault="008B0784" w:rsidP="00F76CCA">
      <w:pPr>
        <w:pStyle w:val="NormalWeb"/>
        <w:shd w:val="clear" w:color="auto" w:fill="FFFFFF"/>
        <w:snapToGrid w:val="0"/>
        <w:spacing w:before="0" w:beforeAutospacing="0" w:after="120" w:afterAutospacing="0"/>
        <w:ind w:left="450"/>
      </w:pPr>
      <w:r w:rsidRPr="008B0784">
        <w:rPr>
          <w:rFonts w:ascii="ArialMT" w:hAnsi="ArialMT"/>
          <w:i/>
          <w:iCs/>
          <w:sz w:val="20"/>
          <w:szCs w:val="21"/>
        </w:rPr>
        <w:lastRenderedPageBreak/>
        <w:t xml:space="preserve">“Recommendations for salary advancement, promotion in rank, tenure, renewal of appointment, or </w:t>
      </w:r>
      <w:proofErr w:type="spellStart"/>
      <w:proofErr w:type="gramStart"/>
      <w:r w:rsidRPr="008B0784">
        <w:rPr>
          <w:rFonts w:ascii="ArialMT" w:hAnsi="ArialMT"/>
          <w:i/>
          <w:iCs/>
          <w:sz w:val="20"/>
          <w:szCs w:val="21"/>
        </w:rPr>
        <w:t>non renewal</w:t>
      </w:r>
      <w:proofErr w:type="spellEnd"/>
      <w:proofErr w:type="gramEnd"/>
      <w:r w:rsidRPr="008B0784">
        <w:rPr>
          <w:rFonts w:ascii="ArialMT" w:hAnsi="ArialMT"/>
          <w:i/>
          <w:iCs/>
          <w:sz w:val="20"/>
          <w:szCs w:val="21"/>
        </w:rPr>
        <w:t xml:space="preserve"> of appointment shall be made on the basis of an annual evaluation of each faculty member…</w:t>
      </w:r>
      <w:r w:rsidRPr="008B0784">
        <w:rPr>
          <w:rFonts w:ascii="ArialMT" w:hAnsi="ArialMT"/>
          <w:sz w:val="26"/>
          <w:szCs w:val="26"/>
        </w:rPr>
        <w:t xml:space="preserve"> </w:t>
      </w:r>
      <w:r w:rsidRPr="008B0784">
        <w:rPr>
          <w:rFonts w:ascii="ArialMT" w:hAnsi="ArialMT"/>
          <w:i/>
          <w:iCs/>
          <w:sz w:val="20"/>
          <w:szCs w:val="20"/>
        </w:rPr>
        <w:t>Responsibility for submitting annual reports and for keeping their personnel files up-to-date with any new material concerning teaching activities, research, scholarship, publications or public service rests with the individual faculty members. The annual evaluation of each faculty member shall include an assessment of these documents.</w:t>
      </w:r>
      <w:r w:rsidRPr="008B0784">
        <w:t xml:space="preserve"> </w:t>
      </w:r>
    </w:p>
    <w:p w14:paraId="6F85BC38" w14:textId="77777777" w:rsidR="00F76CCA" w:rsidRDefault="00F76CCA" w:rsidP="00F76CCA">
      <w:pPr>
        <w:pStyle w:val="NormalWeb"/>
        <w:snapToGrid w:val="0"/>
        <w:spacing w:before="0" w:beforeAutospacing="0" w:after="0" w:afterAutospacing="0"/>
        <w:rPr>
          <w:rFonts w:ascii="Arial" w:hAnsi="Arial" w:cs="Arial"/>
          <w:color w:val="000000"/>
          <w:sz w:val="22"/>
          <w:szCs w:val="22"/>
          <w:bdr w:val="none" w:sz="0" w:space="0" w:color="auto" w:frame="1"/>
          <w:shd w:val="clear" w:color="auto" w:fill="FFFFFF"/>
        </w:rPr>
      </w:pPr>
      <w:r>
        <w:rPr>
          <w:rFonts w:ascii="Arial" w:hAnsi="Arial" w:cs="Arial"/>
          <w:color w:val="000000"/>
          <w:sz w:val="22"/>
          <w:szCs w:val="22"/>
          <w:bdr w:val="none" w:sz="0" w:space="0" w:color="auto" w:frame="1"/>
          <w:shd w:val="clear" w:color="auto" w:fill="FFFFFF"/>
        </w:rPr>
        <w:t xml:space="preserve">Further supporting that the sanctions imposed against me constituted Breach of Contract mid-contract, an August 6, </w:t>
      </w:r>
      <w:proofErr w:type="gramStart"/>
      <w:r>
        <w:rPr>
          <w:rFonts w:ascii="Arial" w:hAnsi="Arial" w:cs="Arial"/>
          <w:color w:val="000000"/>
          <w:sz w:val="22"/>
          <w:szCs w:val="22"/>
          <w:bdr w:val="none" w:sz="0" w:space="0" w:color="auto" w:frame="1"/>
          <w:shd w:val="clear" w:color="auto" w:fill="FFFFFF"/>
        </w:rPr>
        <w:t>2023</w:t>
      </w:r>
      <w:proofErr w:type="gramEnd"/>
      <w:r>
        <w:rPr>
          <w:rFonts w:ascii="Arial" w:hAnsi="Arial" w:cs="Arial"/>
          <w:color w:val="000000"/>
          <w:sz w:val="22"/>
          <w:szCs w:val="22"/>
          <w:bdr w:val="none" w:sz="0" w:space="0" w:color="auto" w:frame="1"/>
          <w:shd w:val="clear" w:color="auto" w:fill="FFFFFF"/>
        </w:rPr>
        <w:t xml:space="preserve"> email from my Chair, Kate Canales, confirmed that I was in the “middle of a multi-year contract” and therefore did not need a renewal contract:</w:t>
      </w:r>
    </w:p>
    <w:p w14:paraId="78929DA9" w14:textId="77777777" w:rsidR="00F76CCA" w:rsidRPr="00ED3573" w:rsidRDefault="00F76CCA" w:rsidP="00F76CCA">
      <w:pPr>
        <w:pStyle w:val="NormalWeb"/>
        <w:snapToGrid w:val="0"/>
        <w:spacing w:before="0" w:beforeAutospacing="0" w:after="0" w:afterAutospacing="0"/>
        <w:rPr>
          <w:rFonts w:ascii="Arial" w:hAnsi="Arial" w:cs="Arial"/>
          <w:color w:val="000000"/>
          <w:sz w:val="12"/>
          <w:szCs w:val="12"/>
          <w:bdr w:val="none" w:sz="0" w:space="0" w:color="auto" w:frame="1"/>
          <w:shd w:val="clear" w:color="auto" w:fill="FFFFFF"/>
        </w:rPr>
      </w:pPr>
    </w:p>
    <w:p w14:paraId="2BB75D33" w14:textId="2BBFE4B2" w:rsidR="00F76CCA" w:rsidRPr="00ED3573" w:rsidRDefault="002C2A7E" w:rsidP="00F76CCA">
      <w:pPr>
        <w:pStyle w:val="NormalWeb"/>
        <w:snapToGrid w:val="0"/>
        <w:spacing w:before="0" w:beforeAutospacing="0" w:after="0" w:afterAutospacing="0"/>
        <w:ind w:left="360"/>
        <w:rPr>
          <w:rFonts w:ascii="Arial" w:hAnsi="Arial" w:cs="Arial"/>
          <w:i/>
          <w:iCs/>
          <w:color w:val="000000"/>
          <w:sz w:val="20"/>
          <w:szCs w:val="20"/>
          <w:bdr w:val="none" w:sz="0" w:space="0" w:color="auto" w:frame="1"/>
          <w:shd w:val="clear" w:color="auto" w:fill="FFFFFF"/>
        </w:rPr>
      </w:pPr>
      <w:ins w:id="81" w:author="Byron Wilson" w:date="2024-01-21T15:34:00Z">
        <w:r>
          <w:rPr>
            <w:rFonts w:ascii="Arial" w:hAnsi="Arial" w:cs="Arial"/>
            <w:i/>
            <w:iCs/>
            <w:sz w:val="20"/>
            <w:szCs w:val="20"/>
          </w:rPr>
          <w:t>“</w:t>
        </w:r>
      </w:ins>
      <w:r w:rsidR="00F76CCA" w:rsidRPr="00ED3573">
        <w:rPr>
          <w:rFonts w:ascii="Arial" w:hAnsi="Arial" w:cs="Arial"/>
          <w:i/>
          <w:iCs/>
          <w:sz w:val="20"/>
          <w:szCs w:val="20"/>
        </w:rPr>
        <w:t xml:space="preserve">Quick follow up to say that if you are receiving this, it means you are in the middle of a multi-year contract (so don’t need a renewal). If there is new salary information before 9/1 you will be </w:t>
      </w:r>
      <w:proofErr w:type="gramStart"/>
      <w:r w:rsidR="00F76CCA" w:rsidRPr="00ED3573">
        <w:rPr>
          <w:rFonts w:ascii="Arial" w:hAnsi="Arial" w:cs="Arial"/>
          <w:i/>
          <w:iCs/>
          <w:sz w:val="20"/>
          <w:szCs w:val="20"/>
        </w:rPr>
        <w:t>notified</w:t>
      </w:r>
      <w:proofErr w:type="gramEnd"/>
      <w:r w:rsidR="00F76CCA" w:rsidRPr="00ED3573">
        <w:rPr>
          <w:rFonts w:ascii="Arial" w:hAnsi="Arial" w:cs="Arial"/>
          <w:i/>
          <w:iCs/>
          <w:sz w:val="20"/>
          <w:szCs w:val="20"/>
        </w:rPr>
        <w:t xml:space="preserve"> and a new contract sent. Didn’t want anyone to worry! KC</w:t>
      </w:r>
      <w:r w:rsidR="00F76CCA" w:rsidRPr="00ED3573">
        <w:rPr>
          <w:rFonts w:ascii="Arial" w:hAnsi="Arial" w:cs="Arial"/>
          <w:i/>
          <w:iCs/>
          <w:sz w:val="22"/>
          <w:szCs w:val="22"/>
        </w:rPr>
        <w:t xml:space="preserve"> </w:t>
      </w:r>
      <w:ins w:id="82" w:author="Byron Wilson" w:date="2024-01-21T15:34:00Z">
        <w:r>
          <w:rPr>
            <w:rFonts w:ascii="Arial" w:hAnsi="Arial" w:cs="Arial"/>
            <w:i/>
            <w:iCs/>
            <w:sz w:val="22"/>
            <w:szCs w:val="22"/>
          </w:rPr>
          <w:t>“</w:t>
        </w:r>
      </w:ins>
    </w:p>
    <w:p w14:paraId="465498CB" w14:textId="77777777" w:rsidR="002C2A7E" w:rsidRDefault="002C2A7E" w:rsidP="004D686B">
      <w:pPr>
        <w:pStyle w:val="NormalWeb"/>
        <w:shd w:val="clear" w:color="auto" w:fill="FFFFFF"/>
        <w:snapToGrid w:val="0"/>
        <w:spacing w:before="0" w:beforeAutospacing="0" w:after="120" w:afterAutospacing="0"/>
        <w:rPr>
          <w:ins w:id="83" w:author="Byron Wilson" w:date="2024-01-21T15:34:00Z"/>
          <w:rFonts w:ascii="Arial" w:hAnsi="Arial" w:cs="Arial"/>
          <w:sz w:val="22"/>
          <w:szCs w:val="22"/>
        </w:rPr>
      </w:pPr>
    </w:p>
    <w:p w14:paraId="2426E7FB" w14:textId="1643E929" w:rsidR="004D686B" w:rsidRDefault="004D686B" w:rsidP="004D686B">
      <w:pPr>
        <w:pStyle w:val="NormalWeb"/>
        <w:shd w:val="clear" w:color="auto" w:fill="FFFFFF"/>
        <w:snapToGrid w:val="0"/>
        <w:spacing w:before="0" w:beforeAutospacing="0" w:after="120" w:afterAutospacing="0"/>
        <w:rPr>
          <w:rFonts w:ascii="Arial" w:hAnsi="Arial" w:cs="Arial"/>
          <w:sz w:val="22"/>
          <w:szCs w:val="22"/>
        </w:rPr>
      </w:pPr>
      <w:r w:rsidRPr="00C06EF6">
        <w:rPr>
          <w:rFonts w:ascii="Arial" w:hAnsi="Arial" w:cs="Arial"/>
          <w:sz w:val="22"/>
          <w:szCs w:val="22"/>
        </w:rPr>
        <w:t>The sanctions imposed upon m</w:t>
      </w:r>
      <w:r>
        <w:rPr>
          <w:rFonts w:ascii="Arial" w:hAnsi="Arial" w:cs="Arial"/>
          <w:sz w:val="22"/>
          <w:szCs w:val="22"/>
        </w:rPr>
        <w:t xml:space="preserve">e </w:t>
      </w:r>
      <w:r w:rsidRPr="00C06EF6">
        <w:rPr>
          <w:rFonts w:ascii="Arial" w:hAnsi="Arial" w:cs="Arial"/>
          <w:sz w:val="22"/>
          <w:szCs w:val="22"/>
        </w:rPr>
        <w:t xml:space="preserve">by the named persons </w:t>
      </w:r>
      <w:r>
        <w:rPr>
          <w:rFonts w:ascii="Arial" w:hAnsi="Arial" w:cs="Arial"/>
          <w:sz w:val="22"/>
          <w:szCs w:val="22"/>
        </w:rPr>
        <w:t>meet the definition of</w:t>
      </w:r>
      <w:r w:rsidRPr="00C06EF6">
        <w:rPr>
          <w:rFonts w:ascii="Arial" w:hAnsi="Arial" w:cs="Arial"/>
          <w:sz w:val="22"/>
          <w:szCs w:val="22"/>
        </w:rPr>
        <w:t xml:space="preserve"> discipline under </w:t>
      </w:r>
    </w:p>
    <w:p w14:paraId="039E4E3F" w14:textId="77777777" w:rsidR="004D686B" w:rsidRPr="00C06EF6" w:rsidRDefault="004D686B" w:rsidP="004D686B">
      <w:pPr>
        <w:pStyle w:val="NormalWeb"/>
        <w:shd w:val="clear" w:color="auto" w:fill="FFFFFF"/>
        <w:snapToGrid w:val="0"/>
        <w:spacing w:before="0" w:beforeAutospacing="0" w:after="120" w:afterAutospacing="0"/>
        <w:rPr>
          <w:rFonts w:ascii="Arial" w:hAnsi="Arial" w:cs="Arial"/>
          <w:sz w:val="22"/>
          <w:szCs w:val="22"/>
        </w:rPr>
      </w:pPr>
      <w:r w:rsidRPr="00C06EF6">
        <w:rPr>
          <w:rFonts w:ascii="Arial" w:hAnsi="Arial" w:cs="Arial"/>
          <w:sz w:val="22"/>
          <w:szCs w:val="22"/>
        </w:rPr>
        <w:t>UT Austin HOP 2-2320 (Austin Faculty Discipline):</w:t>
      </w:r>
    </w:p>
    <w:p w14:paraId="6B2C73FE" w14:textId="77777777" w:rsidR="004D686B" w:rsidRPr="00C06EF6" w:rsidRDefault="004D686B" w:rsidP="004D686B">
      <w:pPr>
        <w:pStyle w:val="NormalWeb"/>
        <w:shd w:val="clear" w:color="auto" w:fill="FFFFFF"/>
        <w:snapToGrid w:val="0"/>
        <w:spacing w:before="0" w:beforeAutospacing="0" w:after="0" w:afterAutospacing="0"/>
        <w:ind w:left="360"/>
        <w:rPr>
          <w:rFonts w:ascii="Arial" w:hAnsi="Arial" w:cs="Arial"/>
          <w:i/>
          <w:iCs/>
          <w:sz w:val="20"/>
          <w:szCs w:val="20"/>
        </w:rPr>
      </w:pPr>
      <w:r w:rsidRPr="00C06EF6">
        <w:rPr>
          <w:rFonts w:ascii="Arial" w:hAnsi="Arial" w:cs="Arial"/>
          <w:i/>
          <w:iCs/>
          <w:sz w:val="20"/>
          <w:szCs w:val="20"/>
        </w:rPr>
        <w:t xml:space="preserve">Discipline: </w:t>
      </w:r>
    </w:p>
    <w:p w14:paraId="236ABE74" w14:textId="77777777" w:rsidR="004D686B" w:rsidRPr="00C06EF6" w:rsidRDefault="004D686B" w:rsidP="004D686B">
      <w:pPr>
        <w:pStyle w:val="NormalWeb"/>
        <w:shd w:val="clear" w:color="auto" w:fill="FFFFFF"/>
        <w:snapToGrid w:val="0"/>
        <w:spacing w:before="0" w:beforeAutospacing="0" w:after="0" w:afterAutospacing="0"/>
        <w:ind w:left="360"/>
        <w:rPr>
          <w:rFonts w:ascii="Arial" w:hAnsi="Arial" w:cs="Arial"/>
          <w:i/>
          <w:iCs/>
          <w:sz w:val="20"/>
          <w:szCs w:val="20"/>
        </w:rPr>
      </w:pPr>
      <w:r w:rsidRPr="00C06EF6">
        <w:rPr>
          <w:rFonts w:ascii="Arial" w:hAnsi="Arial" w:cs="Arial"/>
          <w:i/>
          <w:iCs/>
          <w:sz w:val="20"/>
          <w:szCs w:val="20"/>
        </w:rPr>
        <w:t xml:space="preserve">A sanction the University imposes upon a Faculty Member subsequent to a finding that the Faculty Member has: (a) violated a University, UT System, and/or Board of Regents policy or rule; (b) engaged in conduct that adversely affects the Faculty Member’s performance of employment responsibilities; or (c) engaged in conduct outside the scope of employment that adversely affects the mission or reputation of the University (e.g., commission of a crime, etc.). Discipline includes, but is not limited to, a written reprimand, professional development/training activities, ineligibility for promotion or salary increases, suspension with or without pay, rescission of </w:t>
      </w:r>
      <w:proofErr w:type="spellStart"/>
      <w:r w:rsidRPr="00C06EF6">
        <w:rPr>
          <w:rFonts w:ascii="Arial" w:hAnsi="Arial" w:cs="Arial"/>
          <w:i/>
          <w:iCs/>
          <w:sz w:val="20"/>
          <w:szCs w:val="20"/>
        </w:rPr>
        <w:t>endow</w:t>
      </w:r>
      <w:r>
        <w:rPr>
          <w:rFonts w:ascii="Arial" w:hAnsi="Arial" w:cs="Arial"/>
          <w:i/>
          <w:iCs/>
          <w:sz w:val="20"/>
          <w:szCs w:val="20"/>
        </w:rPr>
        <w:t>n</w:t>
      </w:r>
      <w:r w:rsidRPr="00C06EF6">
        <w:rPr>
          <w:rFonts w:ascii="Arial" w:hAnsi="Arial" w:cs="Arial"/>
          <w:i/>
          <w:iCs/>
          <w:sz w:val="20"/>
          <w:szCs w:val="20"/>
        </w:rPr>
        <w:t>ment</w:t>
      </w:r>
      <w:proofErr w:type="spellEnd"/>
      <w:r w:rsidRPr="00C06EF6">
        <w:rPr>
          <w:rFonts w:ascii="Arial" w:hAnsi="Arial" w:cs="Arial"/>
          <w:i/>
          <w:iCs/>
          <w:sz w:val="20"/>
          <w:szCs w:val="20"/>
        </w:rPr>
        <w:t xml:space="preserve">, reduction in pay, demotion, and termination. Discipline must be recorded in writing and must become part of the Faculty Member’s personnel file. </w:t>
      </w:r>
    </w:p>
    <w:p w14:paraId="51192043" w14:textId="77777777" w:rsidR="004D686B" w:rsidRPr="00E74ADF" w:rsidRDefault="004D686B" w:rsidP="004D686B">
      <w:pPr>
        <w:rPr>
          <w:sz w:val="12"/>
          <w:szCs w:val="12"/>
        </w:rPr>
      </w:pPr>
    </w:p>
    <w:p w14:paraId="4BF7860D" w14:textId="77777777" w:rsidR="004D686B" w:rsidRPr="00E74ADF" w:rsidRDefault="004D686B" w:rsidP="004D686B">
      <w:pPr>
        <w:rPr>
          <w:rFonts w:ascii="Arial" w:hAnsi="Arial" w:cs="Arial"/>
          <w:sz w:val="22"/>
          <w:szCs w:val="22"/>
        </w:rPr>
      </w:pPr>
      <w:r w:rsidRPr="00E74ADF">
        <w:rPr>
          <w:rFonts w:ascii="Arial" w:hAnsi="Arial" w:cs="Arial"/>
          <w:sz w:val="22"/>
          <w:szCs w:val="22"/>
        </w:rPr>
        <w:t>However, for discipline under UT Austin HOP 2-2320 hop to be permitted against a faculty member, procedural due process, as outlined in Section VII(B</w:t>
      </w:r>
      <w:proofErr w:type="gramStart"/>
      <w:r w:rsidRPr="00E74ADF">
        <w:rPr>
          <w:rFonts w:ascii="Arial" w:hAnsi="Arial" w:cs="Arial"/>
          <w:sz w:val="22"/>
          <w:szCs w:val="22"/>
        </w:rPr>
        <w:t>)(</w:t>
      </w:r>
      <w:proofErr w:type="gramEnd"/>
      <w:r w:rsidRPr="00E74ADF">
        <w:rPr>
          <w:rFonts w:ascii="Arial" w:hAnsi="Arial" w:cs="Arial"/>
          <w:sz w:val="22"/>
          <w:szCs w:val="22"/>
        </w:rPr>
        <w:t>Step One), must take place prior to implementing the discipline:</w:t>
      </w:r>
    </w:p>
    <w:p w14:paraId="71DE8726" w14:textId="77777777" w:rsidR="004D686B" w:rsidRPr="001C339C" w:rsidRDefault="004D686B" w:rsidP="004D686B">
      <w:pPr>
        <w:rPr>
          <w:rFonts w:ascii="Arial" w:hAnsi="Arial" w:cs="Arial"/>
          <w:sz w:val="12"/>
          <w:szCs w:val="12"/>
        </w:rPr>
      </w:pPr>
    </w:p>
    <w:p w14:paraId="00F3A243" w14:textId="77777777" w:rsidR="004D686B" w:rsidRPr="001C339C" w:rsidRDefault="004D686B" w:rsidP="004D686B">
      <w:pPr>
        <w:pStyle w:val="NormalWeb"/>
        <w:shd w:val="clear" w:color="auto" w:fill="FFFFFF"/>
        <w:snapToGrid w:val="0"/>
        <w:spacing w:before="0" w:beforeAutospacing="0" w:after="0" w:afterAutospacing="0"/>
        <w:ind w:left="360"/>
        <w:rPr>
          <w:rFonts w:ascii="Arial" w:hAnsi="Arial" w:cs="Arial"/>
          <w:i/>
          <w:iCs/>
          <w:sz w:val="20"/>
          <w:szCs w:val="20"/>
        </w:rPr>
      </w:pPr>
      <w:r w:rsidRPr="001C339C">
        <w:rPr>
          <w:rFonts w:ascii="Arial" w:hAnsi="Arial" w:cs="Arial"/>
          <w:i/>
          <w:iCs/>
          <w:sz w:val="20"/>
          <w:szCs w:val="20"/>
        </w:rPr>
        <w:t xml:space="preserve">B. When an Administrator Determines that Discipline of a Faculty Member May Be Appropriate </w:t>
      </w:r>
    </w:p>
    <w:p w14:paraId="1DA49592" w14:textId="77777777" w:rsidR="004D686B" w:rsidRPr="001C339C" w:rsidRDefault="004D686B" w:rsidP="004D686B">
      <w:pPr>
        <w:pStyle w:val="NormalWeb"/>
        <w:shd w:val="clear" w:color="auto" w:fill="FFFFFF"/>
        <w:snapToGrid w:val="0"/>
        <w:spacing w:before="0" w:beforeAutospacing="0" w:after="0" w:afterAutospacing="0"/>
        <w:ind w:left="360"/>
        <w:rPr>
          <w:rFonts w:ascii="Arial" w:hAnsi="Arial" w:cs="Arial"/>
          <w:i/>
          <w:iCs/>
          <w:sz w:val="6"/>
          <w:szCs w:val="6"/>
        </w:rPr>
      </w:pPr>
    </w:p>
    <w:p w14:paraId="4E0AC27A" w14:textId="77777777" w:rsidR="004D686B" w:rsidRPr="001C339C" w:rsidRDefault="004D686B" w:rsidP="004D686B">
      <w:pPr>
        <w:pStyle w:val="NormalWeb"/>
        <w:shd w:val="clear" w:color="auto" w:fill="FFFFFF"/>
        <w:snapToGrid w:val="0"/>
        <w:spacing w:before="0" w:beforeAutospacing="0" w:after="0" w:afterAutospacing="0"/>
        <w:ind w:left="360"/>
        <w:rPr>
          <w:rFonts w:ascii="Arial" w:hAnsi="Arial" w:cs="Arial"/>
          <w:i/>
          <w:iCs/>
          <w:sz w:val="20"/>
          <w:szCs w:val="20"/>
        </w:rPr>
      </w:pPr>
      <w:r w:rsidRPr="001C339C">
        <w:rPr>
          <w:rFonts w:ascii="Arial" w:hAnsi="Arial" w:cs="Arial"/>
          <w:i/>
          <w:iCs/>
          <w:sz w:val="20"/>
          <w:szCs w:val="20"/>
        </w:rPr>
        <w:t xml:space="preserve">Step One: Before imposing any Discipline, the Administrator must contact the Office of the Executive Vice President and Provost, including the vice provost for advocacy and dispute resolution. Working in conjunction with the Office of the Executive Vice President and Provost, the Administrator must provide a written notice of intent to the Faculty Member, with a copy to the executive vice president and provost, outlining the proposed Discipline and the basis for such action. The Faculty Member will have ten (10) working days to respond, in writing, to the notice of intent. If the Faculty Member does not provide a written response within ten (10) working days, the Administrator may proceed with the proposed Discipline. </w:t>
      </w:r>
    </w:p>
    <w:p w14:paraId="0DD3AFC2" w14:textId="77777777" w:rsidR="004D686B" w:rsidRPr="003A22AE" w:rsidRDefault="004D686B" w:rsidP="004D686B">
      <w:pPr>
        <w:rPr>
          <w:sz w:val="8"/>
          <w:szCs w:val="8"/>
        </w:rPr>
      </w:pPr>
    </w:p>
    <w:p w14:paraId="5FCA0868" w14:textId="20500743" w:rsidR="004D686B" w:rsidRDefault="004D686B" w:rsidP="00E74ADF">
      <w:pPr>
        <w:spacing w:after="120"/>
        <w:rPr>
          <w:rFonts w:ascii="Arial" w:hAnsi="Arial" w:cs="Arial"/>
          <w:sz w:val="22"/>
          <w:szCs w:val="22"/>
        </w:rPr>
      </w:pPr>
      <w:r w:rsidRPr="003A22AE">
        <w:rPr>
          <w:rFonts w:ascii="Arial" w:hAnsi="Arial" w:cs="Arial"/>
          <w:sz w:val="22"/>
          <w:szCs w:val="22"/>
        </w:rPr>
        <w:t>Lorenzo and Rivera-</w:t>
      </w:r>
      <w:proofErr w:type="spellStart"/>
      <w:r w:rsidRPr="003A22AE">
        <w:rPr>
          <w:rFonts w:ascii="Arial" w:hAnsi="Arial" w:cs="Arial"/>
          <w:sz w:val="22"/>
          <w:szCs w:val="22"/>
        </w:rPr>
        <w:t>Servera</w:t>
      </w:r>
      <w:proofErr w:type="spellEnd"/>
      <w:del w:id="84" w:author="Byron Wilson" w:date="2024-01-21T15:36:00Z">
        <w:r w:rsidRPr="003A22AE" w:rsidDel="002C2A7E">
          <w:rPr>
            <w:rFonts w:ascii="Arial" w:hAnsi="Arial" w:cs="Arial"/>
            <w:sz w:val="22"/>
            <w:szCs w:val="22"/>
          </w:rPr>
          <w:delText>s</w:delText>
        </w:r>
      </w:del>
      <w:r w:rsidRPr="003A22AE">
        <w:rPr>
          <w:rFonts w:ascii="Arial" w:hAnsi="Arial" w:cs="Arial"/>
          <w:sz w:val="22"/>
          <w:szCs w:val="22"/>
        </w:rPr>
        <w:t xml:space="preserve"> violated UT Austin HOP 2-2320 and my Constitutional </w:t>
      </w:r>
      <w:r>
        <w:rPr>
          <w:rFonts w:ascii="Arial" w:hAnsi="Arial" w:cs="Arial"/>
          <w:sz w:val="22"/>
          <w:szCs w:val="22"/>
        </w:rPr>
        <w:t xml:space="preserve">(state and federal) </w:t>
      </w:r>
      <w:r w:rsidRPr="003A22AE">
        <w:rPr>
          <w:rFonts w:ascii="Arial" w:hAnsi="Arial" w:cs="Arial"/>
          <w:sz w:val="22"/>
          <w:szCs w:val="22"/>
        </w:rPr>
        <w:t xml:space="preserve">right to procedural due process by imposing disciplinary sanctions against me prior to, at a minimum, providing me written notice and a chance to respond. </w:t>
      </w:r>
      <w:r>
        <w:rPr>
          <w:rFonts w:ascii="Arial" w:hAnsi="Arial" w:cs="Arial"/>
          <w:sz w:val="22"/>
          <w:szCs w:val="22"/>
        </w:rPr>
        <w:t xml:space="preserve">This egregious violation of my due process rights in turn means that the sanctions imposed against me constituted Breach of Contract. </w:t>
      </w:r>
    </w:p>
    <w:p w14:paraId="64B1725E" w14:textId="5B0C3B97" w:rsidR="004D686B" w:rsidRPr="001C69E2" w:rsidRDefault="004D686B" w:rsidP="00E74ADF">
      <w:pPr>
        <w:spacing w:after="120"/>
        <w:rPr>
          <w:rFonts w:ascii="Arial" w:hAnsi="Arial" w:cs="Arial"/>
          <w:sz w:val="22"/>
          <w:szCs w:val="22"/>
        </w:rPr>
      </w:pPr>
      <w:r>
        <w:rPr>
          <w:rFonts w:ascii="Arial" w:hAnsi="Arial" w:cs="Arial"/>
          <w:sz w:val="22"/>
          <w:szCs w:val="22"/>
        </w:rPr>
        <w:t xml:space="preserve">As a result of the December 19, </w:t>
      </w:r>
      <w:proofErr w:type="gramStart"/>
      <w:r>
        <w:rPr>
          <w:rFonts w:ascii="Arial" w:hAnsi="Arial" w:cs="Arial"/>
          <w:sz w:val="22"/>
          <w:szCs w:val="22"/>
        </w:rPr>
        <w:t>2023</w:t>
      </w:r>
      <w:proofErr w:type="gramEnd"/>
      <w:r>
        <w:rPr>
          <w:rFonts w:ascii="Arial" w:hAnsi="Arial" w:cs="Arial"/>
          <w:sz w:val="22"/>
          <w:szCs w:val="22"/>
        </w:rPr>
        <w:t xml:space="preserve"> meeting with Rivera-</w:t>
      </w:r>
      <w:proofErr w:type="spellStart"/>
      <w:r>
        <w:rPr>
          <w:rFonts w:ascii="Arial" w:hAnsi="Arial" w:cs="Arial"/>
          <w:sz w:val="22"/>
          <w:szCs w:val="22"/>
        </w:rPr>
        <w:t>Servera</w:t>
      </w:r>
      <w:proofErr w:type="spellEnd"/>
      <w:del w:id="85" w:author="Byron Wilson" w:date="2024-01-21T15:36:00Z">
        <w:r w:rsidDel="002C2A7E">
          <w:rPr>
            <w:rFonts w:ascii="Arial" w:hAnsi="Arial" w:cs="Arial"/>
            <w:sz w:val="22"/>
            <w:szCs w:val="22"/>
          </w:rPr>
          <w:delText>s</w:delText>
        </w:r>
      </w:del>
      <w:r>
        <w:rPr>
          <w:rFonts w:ascii="Arial" w:hAnsi="Arial" w:cs="Arial"/>
          <w:sz w:val="22"/>
          <w:szCs w:val="22"/>
        </w:rPr>
        <w:t>, Rivera-</w:t>
      </w:r>
      <w:proofErr w:type="spellStart"/>
      <w:r>
        <w:rPr>
          <w:rFonts w:ascii="Arial" w:hAnsi="Arial" w:cs="Arial"/>
          <w:sz w:val="22"/>
          <w:szCs w:val="22"/>
        </w:rPr>
        <w:t>Servera</w:t>
      </w:r>
      <w:proofErr w:type="spellEnd"/>
      <w:del w:id="86" w:author="Byron Wilson" w:date="2024-01-21T15:36:00Z">
        <w:r w:rsidDel="002C2A7E">
          <w:rPr>
            <w:rFonts w:ascii="Arial" w:hAnsi="Arial" w:cs="Arial"/>
            <w:sz w:val="22"/>
            <w:szCs w:val="22"/>
          </w:rPr>
          <w:delText>s</w:delText>
        </w:r>
      </w:del>
      <w:r>
        <w:rPr>
          <w:rFonts w:ascii="Arial" w:hAnsi="Arial" w:cs="Arial"/>
          <w:sz w:val="22"/>
          <w:szCs w:val="22"/>
        </w:rPr>
        <w:t xml:space="preserve"> declared in a December 21, 2023 email </w:t>
      </w:r>
      <w:r w:rsidRPr="00F26CD2">
        <w:rPr>
          <w:rFonts w:ascii="Arial" w:hAnsi="Arial" w:cs="Arial"/>
          <w:b/>
          <w:bCs/>
          <w:sz w:val="22"/>
          <w:szCs w:val="22"/>
          <w:highlight w:val="yellow"/>
        </w:rPr>
        <w:t>(EXHIBIT XXXXXX)</w:t>
      </w:r>
      <w:r>
        <w:rPr>
          <w:rFonts w:ascii="Arial" w:hAnsi="Arial" w:cs="Arial"/>
          <w:sz w:val="22"/>
          <w:szCs w:val="22"/>
        </w:rPr>
        <w:t xml:space="preserve"> that he would be restoring my summer stipend </w:t>
      </w:r>
      <w:r w:rsidRPr="001C69E2">
        <w:rPr>
          <w:rFonts w:ascii="Arial" w:hAnsi="Arial" w:cs="Arial"/>
          <w:sz w:val="22"/>
          <w:szCs w:val="22"/>
        </w:rPr>
        <w:t xml:space="preserve">per my July 1, 2022 contract. However, he declined to specify </w:t>
      </w:r>
      <w:del w:id="87" w:author="Byron Wilson" w:date="2024-01-21T15:37:00Z">
        <w:r w:rsidRPr="001C69E2" w:rsidDel="002C2A7E">
          <w:rPr>
            <w:rFonts w:ascii="Arial" w:hAnsi="Arial" w:cs="Arial"/>
            <w:sz w:val="22"/>
            <w:szCs w:val="22"/>
          </w:rPr>
          <w:delText xml:space="preserve">what </w:delText>
        </w:r>
      </w:del>
      <w:ins w:id="88" w:author="Byron Wilson" w:date="2024-01-21T15:37:00Z">
        <w:r w:rsidR="002C2A7E">
          <w:rPr>
            <w:rFonts w:ascii="Arial" w:hAnsi="Arial" w:cs="Arial"/>
            <w:sz w:val="22"/>
            <w:szCs w:val="22"/>
          </w:rPr>
          <w:t>detailed</w:t>
        </w:r>
        <w:r w:rsidR="002C2A7E" w:rsidRPr="001C69E2">
          <w:rPr>
            <w:rFonts w:ascii="Arial" w:hAnsi="Arial" w:cs="Arial"/>
            <w:sz w:val="22"/>
            <w:szCs w:val="22"/>
          </w:rPr>
          <w:t xml:space="preserve"> </w:t>
        </w:r>
      </w:ins>
      <w:r w:rsidRPr="001C69E2">
        <w:rPr>
          <w:rFonts w:ascii="Arial" w:hAnsi="Arial" w:cs="Arial"/>
          <w:sz w:val="22"/>
          <w:szCs w:val="22"/>
        </w:rPr>
        <w:t xml:space="preserve">duties </w:t>
      </w:r>
      <w:ins w:id="89" w:author="Byron Wilson" w:date="2024-01-21T15:37:00Z">
        <w:r w:rsidR="002C2A7E">
          <w:rPr>
            <w:rFonts w:ascii="Arial" w:hAnsi="Arial" w:cs="Arial"/>
            <w:sz w:val="22"/>
            <w:szCs w:val="22"/>
          </w:rPr>
          <w:t xml:space="preserve">that </w:t>
        </w:r>
      </w:ins>
      <w:r w:rsidRPr="001C69E2">
        <w:rPr>
          <w:rFonts w:ascii="Arial" w:hAnsi="Arial" w:cs="Arial"/>
          <w:sz w:val="22"/>
          <w:szCs w:val="22"/>
        </w:rPr>
        <w:t>I would be assigned for that stipend.</w:t>
      </w:r>
    </w:p>
    <w:p w14:paraId="067D7245" w14:textId="77777777" w:rsidR="004D686B" w:rsidRPr="001C69E2" w:rsidRDefault="004D686B" w:rsidP="004D686B">
      <w:pPr>
        <w:pStyle w:val="NormalWeb"/>
        <w:shd w:val="clear" w:color="auto" w:fill="FFFFFF"/>
        <w:ind w:left="360"/>
        <w:rPr>
          <w:rFonts w:ascii="Arial" w:hAnsi="Arial" w:cs="Arial"/>
          <w:i/>
          <w:iCs/>
          <w:sz w:val="20"/>
          <w:szCs w:val="20"/>
        </w:rPr>
      </w:pPr>
      <w:r w:rsidRPr="001C69E2">
        <w:rPr>
          <w:rFonts w:ascii="Arial" w:hAnsi="Arial" w:cs="Arial"/>
          <w:i/>
          <w:iCs/>
          <w:sz w:val="20"/>
          <w:szCs w:val="20"/>
        </w:rPr>
        <w:t>“I will be in touch on separate cover to discuss alternative duties in order to offer continuity of salary commitment for the summer supplement you expected this year.”</w:t>
      </w:r>
    </w:p>
    <w:p w14:paraId="6135D7D9" w14:textId="130407A7" w:rsidR="00033FE2" w:rsidRPr="00033FE2" w:rsidRDefault="004D686B" w:rsidP="004D686B">
      <w:pPr>
        <w:pStyle w:val="NormalWeb"/>
        <w:shd w:val="clear" w:color="auto" w:fill="FFFFFF"/>
        <w:rPr>
          <w:rFonts w:ascii="Arial" w:hAnsi="Arial" w:cs="Arial"/>
          <w:sz w:val="22"/>
          <w:szCs w:val="22"/>
        </w:rPr>
      </w:pPr>
      <w:r w:rsidRPr="001C69E2">
        <w:rPr>
          <w:rFonts w:ascii="Arial" w:hAnsi="Arial" w:cs="Arial"/>
          <w:sz w:val="22"/>
          <w:szCs w:val="22"/>
        </w:rPr>
        <w:lastRenderedPageBreak/>
        <w:t>To date, I have yet to receive any discussion or details regarding “alternative duties</w:t>
      </w:r>
      <w:r>
        <w:rPr>
          <w:rFonts w:ascii="Arial" w:hAnsi="Arial" w:cs="Arial"/>
          <w:sz w:val="22"/>
          <w:szCs w:val="22"/>
        </w:rPr>
        <w:t>,</w:t>
      </w:r>
      <w:r w:rsidRPr="001C69E2">
        <w:rPr>
          <w:rFonts w:ascii="Arial" w:hAnsi="Arial" w:cs="Arial"/>
          <w:sz w:val="22"/>
          <w:szCs w:val="22"/>
        </w:rPr>
        <w:t>”</w:t>
      </w:r>
      <w:r>
        <w:rPr>
          <w:rFonts w:ascii="Arial" w:hAnsi="Arial" w:cs="Arial"/>
          <w:sz w:val="22"/>
          <w:szCs w:val="22"/>
        </w:rPr>
        <w:t xml:space="preserve"> and the harm caused to me by Rivera-</w:t>
      </w:r>
      <w:proofErr w:type="spellStart"/>
      <w:r>
        <w:rPr>
          <w:rFonts w:ascii="Arial" w:hAnsi="Arial" w:cs="Arial"/>
          <w:sz w:val="22"/>
          <w:szCs w:val="22"/>
        </w:rPr>
        <w:t>Servera</w:t>
      </w:r>
      <w:del w:id="90" w:author="Byron Wilson" w:date="2024-01-21T15:37:00Z">
        <w:r w:rsidDel="002C2A7E">
          <w:rPr>
            <w:rFonts w:ascii="Arial" w:hAnsi="Arial" w:cs="Arial"/>
            <w:sz w:val="22"/>
            <w:szCs w:val="22"/>
          </w:rPr>
          <w:delText>s</w:delText>
        </w:r>
      </w:del>
      <w:r>
        <w:rPr>
          <w:rFonts w:ascii="Arial" w:hAnsi="Arial" w:cs="Arial"/>
          <w:sz w:val="22"/>
          <w:szCs w:val="22"/>
        </w:rPr>
        <w:t>’s</w:t>
      </w:r>
      <w:proofErr w:type="spellEnd"/>
      <w:r>
        <w:rPr>
          <w:rFonts w:ascii="Arial" w:hAnsi="Arial" w:cs="Arial"/>
          <w:sz w:val="22"/>
          <w:szCs w:val="22"/>
        </w:rPr>
        <w:t xml:space="preserve"> and Lorenzo’s misconduct in committing Breach of Contract and violating my due process and property rights in my July 1, </w:t>
      </w:r>
      <w:proofErr w:type="gramStart"/>
      <w:r>
        <w:rPr>
          <w:rFonts w:ascii="Arial" w:hAnsi="Arial" w:cs="Arial"/>
          <w:sz w:val="22"/>
          <w:szCs w:val="22"/>
        </w:rPr>
        <w:t>2022</w:t>
      </w:r>
      <w:proofErr w:type="gramEnd"/>
      <w:r>
        <w:rPr>
          <w:rFonts w:ascii="Arial" w:hAnsi="Arial" w:cs="Arial"/>
          <w:sz w:val="22"/>
          <w:szCs w:val="22"/>
        </w:rPr>
        <w:t xml:space="preserve"> contract remain in effect.</w:t>
      </w:r>
    </w:p>
    <w:p w14:paraId="46A2BF07" w14:textId="513AF4B8" w:rsidR="00421193" w:rsidRPr="005B582A" w:rsidRDefault="00421193" w:rsidP="005B582A">
      <w:pPr>
        <w:pStyle w:val="Heading2"/>
        <w:snapToGrid w:val="0"/>
        <w:spacing w:before="0"/>
        <w:rPr>
          <w:rFonts w:ascii="Arial" w:hAnsi="Arial" w:cs="Arial"/>
          <w:sz w:val="28"/>
          <w:szCs w:val="28"/>
          <w:u w:val="single"/>
        </w:rPr>
      </w:pPr>
      <w:r w:rsidRPr="005B582A">
        <w:rPr>
          <w:rFonts w:ascii="Arial" w:hAnsi="Arial" w:cs="Arial"/>
          <w:sz w:val="28"/>
          <w:szCs w:val="28"/>
          <w:u w:val="single"/>
        </w:rPr>
        <w:t>II</w:t>
      </w:r>
      <w:r w:rsidR="0077681E">
        <w:rPr>
          <w:rFonts w:ascii="Arial" w:hAnsi="Arial" w:cs="Arial"/>
          <w:sz w:val="28"/>
          <w:szCs w:val="28"/>
          <w:u w:val="single"/>
        </w:rPr>
        <w:t>I</w:t>
      </w:r>
      <w:r w:rsidRPr="005B582A">
        <w:rPr>
          <w:rFonts w:ascii="Arial" w:hAnsi="Arial" w:cs="Arial"/>
          <w:sz w:val="28"/>
          <w:szCs w:val="28"/>
          <w:u w:val="single"/>
        </w:rPr>
        <w:t xml:space="preserve">. </w:t>
      </w:r>
      <w:r w:rsidR="005B582A" w:rsidRPr="005B582A">
        <w:rPr>
          <w:rFonts w:ascii="Arial" w:hAnsi="Arial" w:cs="Arial"/>
          <w:sz w:val="28"/>
          <w:szCs w:val="28"/>
          <w:u w:val="single"/>
        </w:rPr>
        <w:t>Violation of my Liberty Interest in my Original 3-Year Contract</w:t>
      </w:r>
    </w:p>
    <w:p w14:paraId="2E20FA53" w14:textId="50D2D2F8" w:rsidR="00A477FD" w:rsidRPr="00E74ADF" w:rsidRDefault="005B582A" w:rsidP="00421193">
      <w:pPr>
        <w:rPr>
          <w:rFonts w:ascii="Arial" w:hAnsi="Arial" w:cs="Arial"/>
          <w:sz w:val="22"/>
          <w:szCs w:val="22"/>
        </w:rPr>
      </w:pPr>
      <w:r w:rsidRPr="00E74ADF">
        <w:rPr>
          <w:rFonts w:ascii="Arial" w:hAnsi="Arial" w:cs="Arial"/>
          <w:sz w:val="22"/>
          <w:szCs w:val="22"/>
        </w:rPr>
        <w:t xml:space="preserve">When </w:t>
      </w:r>
      <w:r w:rsidR="00821420" w:rsidRPr="00E74ADF">
        <w:rPr>
          <w:rFonts w:ascii="Arial" w:hAnsi="Arial" w:cs="Arial"/>
          <w:sz w:val="22"/>
          <w:szCs w:val="22"/>
        </w:rPr>
        <w:t xml:space="preserve">Dean </w:t>
      </w:r>
      <w:r w:rsidR="00BD0A38" w:rsidRPr="00E74ADF">
        <w:rPr>
          <w:rFonts w:ascii="Arial" w:hAnsi="Arial" w:cs="Arial"/>
          <w:sz w:val="22"/>
          <w:szCs w:val="22"/>
        </w:rPr>
        <w:t>Rivera-</w:t>
      </w:r>
      <w:proofErr w:type="spellStart"/>
      <w:r w:rsidR="00BD0A38" w:rsidRPr="00E74ADF">
        <w:rPr>
          <w:rFonts w:ascii="Arial" w:hAnsi="Arial" w:cs="Arial"/>
          <w:sz w:val="22"/>
          <w:szCs w:val="22"/>
        </w:rPr>
        <w:t>Servera</w:t>
      </w:r>
      <w:proofErr w:type="spellEnd"/>
      <w:del w:id="91" w:author="Byron Wilson" w:date="2024-01-21T15:37:00Z">
        <w:r w:rsidR="00BD0A38" w:rsidRPr="00E74ADF" w:rsidDel="002C2A7E">
          <w:rPr>
            <w:rFonts w:ascii="Arial" w:hAnsi="Arial" w:cs="Arial"/>
            <w:sz w:val="22"/>
            <w:szCs w:val="22"/>
          </w:rPr>
          <w:delText>s</w:delText>
        </w:r>
      </w:del>
      <w:r w:rsidR="00BD0A38" w:rsidRPr="00E74ADF">
        <w:rPr>
          <w:rFonts w:ascii="Arial" w:hAnsi="Arial" w:cs="Arial"/>
          <w:sz w:val="22"/>
          <w:szCs w:val="22"/>
        </w:rPr>
        <w:t xml:space="preserve"> and </w:t>
      </w:r>
      <w:r w:rsidR="00A477FD" w:rsidRPr="00E74ADF">
        <w:rPr>
          <w:rFonts w:ascii="Arial" w:hAnsi="Arial" w:cs="Arial"/>
          <w:sz w:val="22"/>
          <w:szCs w:val="22"/>
        </w:rPr>
        <w:t>Assistant Dean</w:t>
      </w:r>
      <w:r w:rsidR="00821420" w:rsidRPr="00E74ADF">
        <w:rPr>
          <w:rFonts w:ascii="Arial" w:hAnsi="Arial" w:cs="Arial"/>
          <w:sz w:val="22"/>
          <w:szCs w:val="22"/>
        </w:rPr>
        <w:t xml:space="preserve"> </w:t>
      </w:r>
      <w:r w:rsidR="00BD0A38" w:rsidRPr="00E74ADF">
        <w:rPr>
          <w:rFonts w:ascii="Arial" w:hAnsi="Arial" w:cs="Arial"/>
          <w:sz w:val="22"/>
          <w:szCs w:val="22"/>
        </w:rPr>
        <w:t>Lorenzo</w:t>
      </w:r>
      <w:r w:rsidR="00421193" w:rsidRPr="00E74ADF">
        <w:rPr>
          <w:rFonts w:ascii="Arial" w:hAnsi="Arial" w:cs="Arial"/>
          <w:sz w:val="22"/>
          <w:szCs w:val="22"/>
        </w:rPr>
        <w:t xml:space="preserve"> </w:t>
      </w:r>
      <w:r w:rsidRPr="00E74ADF">
        <w:rPr>
          <w:rFonts w:ascii="Arial" w:hAnsi="Arial" w:cs="Arial"/>
          <w:sz w:val="22"/>
          <w:szCs w:val="22"/>
        </w:rPr>
        <w:t xml:space="preserve">imposed undue sanctions against me without appropriate procedural due process and committed breach of contract in </w:t>
      </w:r>
      <w:r w:rsidR="004D686B" w:rsidRPr="00E74ADF">
        <w:rPr>
          <w:rFonts w:ascii="Arial" w:hAnsi="Arial" w:cs="Arial"/>
          <w:sz w:val="22"/>
          <w:szCs w:val="22"/>
        </w:rPr>
        <w:t xml:space="preserve">substantially altering my </w:t>
      </w:r>
      <w:r w:rsidRPr="00E74ADF">
        <w:rPr>
          <w:rFonts w:ascii="Arial" w:hAnsi="Arial" w:cs="Arial"/>
          <w:sz w:val="22"/>
          <w:szCs w:val="22"/>
        </w:rPr>
        <w:t xml:space="preserve">original 3-year contract and provisions therein, they </w:t>
      </w:r>
      <w:r w:rsidR="00421193" w:rsidRPr="00E74ADF">
        <w:rPr>
          <w:rFonts w:ascii="Arial" w:hAnsi="Arial" w:cs="Arial"/>
          <w:sz w:val="22"/>
          <w:szCs w:val="22"/>
        </w:rPr>
        <w:t xml:space="preserve">violated my </w:t>
      </w:r>
      <w:r w:rsidRPr="00E74ADF">
        <w:rPr>
          <w:rFonts w:ascii="Arial" w:hAnsi="Arial" w:cs="Arial"/>
          <w:sz w:val="22"/>
          <w:szCs w:val="22"/>
        </w:rPr>
        <w:t>L</w:t>
      </w:r>
      <w:r w:rsidR="00421193" w:rsidRPr="00E74ADF">
        <w:rPr>
          <w:rFonts w:ascii="Arial" w:hAnsi="Arial" w:cs="Arial"/>
          <w:sz w:val="22"/>
          <w:szCs w:val="22"/>
        </w:rPr>
        <w:t xml:space="preserve">iberty </w:t>
      </w:r>
      <w:r w:rsidRPr="00E74ADF">
        <w:rPr>
          <w:rFonts w:ascii="Arial" w:hAnsi="Arial" w:cs="Arial"/>
          <w:sz w:val="22"/>
          <w:szCs w:val="22"/>
        </w:rPr>
        <w:t>I</w:t>
      </w:r>
      <w:r w:rsidR="00421193" w:rsidRPr="00E74ADF">
        <w:rPr>
          <w:rFonts w:ascii="Arial" w:hAnsi="Arial" w:cs="Arial"/>
          <w:sz w:val="22"/>
          <w:szCs w:val="22"/>
        </w:rPr>
        <w:t xml:space="preserve">nterests in </w:t>
      </w:r>
      <w:r w:rsidR="004D686B" w:rsidRPr="00E74ADF">
        <w:rPr>
          <w:rFonts w:ascii="Arial" w:hAnsi="Arial" w:cs="Arial"/>
          <w:sz w:val="22"/>
          <w:szCs w:val="22"/>
        </w:rPr>
        <w:t>that</w:t>
      </w:r>
      <w:r w:rsidR="00421193" w:rsidRPr="00E74ADF">
        <w:rPr>
          <w:rFonts w:ascii="Arial" w:hAnsi="Arial" w:cs="Arial"/>
          <w:sz w:val="22"/>
          <w:szCs w:val="22"/>
        </w:rPr>
        <w:t xml:space="preserve"> contract</w:t>
      </w:r>
      <w:r w:rsidRPr="00E74ADF">
        <w:rPr>
          <w:rFonts w:ascii="Arial" w:hAnsi="Arial" w:cs="Arial"/>
          <w:sz w:val="22"/>
          <w:szCs w:val="22"/>
        </w:rPr>
        <w:t xml:space="preserve"> by infringing on my</w:t>
      </w:r>
      <w:r w:rsidR="00421193" w:rsidRPr="00E74ADF">
        <w:rPr>
          <w:rFonts w:ascii="Arial" w:hAnsi="Arial" w:cs="Arial"/>
          <w:sz w:val="22"/>
          <w:szCs w:val="22"/>
        </w:rPr>
        <w:t xml:space="preserve"> rights to Academic Freedom and Intellectual Exploration, Freedom of Speech, and Due Process under multiple UT Austin</w:t>
      </w:r>
      <w:r w:rsidRPr="00E74ADF">
        <w:rPr>
          <w:rFonts w:ascii="Arial" w:hAnsi="Arial" w:cs="Arial"/>
          <w:sz w:val="22"/>
          <w:szCs w:val="22"/>
        </w:rPr>
        <w:t xml:space="preserve"> and</w:t>
      </w:r>
      <w:r w:rsidR="00421193" w:rsidRPr="00E74ADF">
        <w:rPr>
          <w:rFonts w:ascii="Arial" w:hAnsi="Arial" w:cs="Arial"/>
          <w:sz w:val="22"/>
          <w:szCs w:val="22"/>
        </w:rPr>
        <w:t xml:space="preserve"> UT System</w:t>
      </w:r>
      <w:r w:rsidRPr="00E74ADF">
        <w:rPr>
          <w:rFonts w:ascii="Arial" w:hAnsi="Arial" w:cs="Arial"/>
          <w:sz w:val="22"/>
          <w:szCs w:val="22"/>
        </w:rPr>
        <w:t xml:space="preserve"> policies and procedures, as well as </w:t>
      </w:r>
      <w:r w:rsidR="00421193" w:rsidRPr="00E74ADF">
        <w:rPr>
          <w:rFonts w:ascii="Arial" w:hAnsi="Arial" w:cs="Arial"/>
          <w:sz w:val="22"/>
          <w:szCs w:val="22"/>
        </w:rPr>
        <w:t>state and federal laws and the Texas and U.S. Constitutions</w:t>
      </w:r>
      <w:r w:rsidRPr="00E74ADF">
        <w:rPr>
          <w:rFonts w:ascii="Arial" w:hAnsi="Arial" w:cs="Arial"/>
          <w:sz w:val="22"/>
          <w:szCs w:val="22"/>
        </w:rPr>
        <w:t>.</w:t>
      </w:r>
      <w:r w:rsidR="00421193" w:rsidRPr="00E74ADF">
        <w:rPr>
          <w:rFonts w:ascii="Arial" w:hAnsi="Arial" w:cs="Arial"/>
          <w:sz w:val="22"/>
          <w:szCs w:val="22"/>
        </w:rPr>
        <w:t xml:space="preserve"> </w:t>
      </w:r>
    </w:p>
    <w:p w14:paraId="2FC628B9" w14:textId="77777777" w:rsidR="00A477FD" w:rsidRPr="00E74ADF" w:rsidRDefault="00A477FD" w:rsidP="00421193">
      <w:pPr>
        <w:rPr>
          <w:rFonts w:ascii="Arial" w:hAnsi="Arial" w:cs="Arial"/>
          <w:sz w:val="12"/>
          <w:szCs w:val="12"/>
        </w:rPr>
      </w:pPr>
    </w:p>
    <w:p w14:paraId="4B414A59" w14:textId="555A11DA" w:rsidR="00A477FD" w:rsidRPr="00E74ADF" w:rsidRDefault="00A477FD" w:rsidP="00421193">
      <w:pPr>
        <w:rPr>
          <w:rFonts w:ascii="Arial" w:hAnsi="Arial" w:cs="Arial"/>
          <w:sz w:val="22"/>
          <w:szCs w:val="22"/>
        </w:rPr>
      </w:pPr>
      <w:r w:rsidRPr="00E74ADF">
        <w:rPr>
          <w:rFonts w:ascii="Arial" w:hAnsi="Arial" w:cs="Arial"/>
          <w:sz w:val="22"/>
          <w:szCs w:val="22"/>
        </w:rPr>
        <w:t>Rivera-</w:t>
      </w:r>
      <w:proofErr w:type="spellStart"/>
      <w:r w:rsidRPr="00E74ADF">
        <w:rPr>
          <w:rFonts w:ascii="Arial" w:hAnsi="Arial" w:cs="Arial"/>
          <w:sz w:val="22"/>
          <w:szCs w:val="22"/>
        </w:rPr>
        <w:t>Servera</w:t>
      </w:r>
      <w:proofErr w:type="spellEnd"/>
      <w:del w:id="92" w:author="Byron Wilson" w:date="2024-01-21T15:38:00Z">
        <w:r w:rsidRPr="00E74ADF" w:rsidDel="002C2A7E">
          <w:rPr>
            <w:rFonts w:ascii="Arial" w:hAnsi="Arial" w:cs="Arial"/>
            <w:sz w:val="22"/>
            <w:szCs w:val="22"/>
          </w:rPr>
          <w:delText>s</w:delText>
        </w:r>
      </w:del>
      <w:r w:rsidRPr="00E74ADF">
        <w:rPr>
          <w:rFonts w:ascii="Arial" w:hAnsi="Arial" w:cs="Arial"/>
          <w:sz w:val="22"/>
          <w:szCs w:val="22"/>
        </w:rPr>
        <w:t xml:space="preserve"> and Lorenzo violated multiple aspects of my Academic Freedom, including, but not limited to, my right to speak critically of policies and procedures taking place in my program and </w:t>
      </w:r>
      <w:r w:rsidR="00C61F5C" w:rsidRPr="00E74ADF">
        <w:rPr>
          <w:rFonts w:ascii="Arial" w:hAnsi="Arial" w:cs="Arial"/>
          <w:sz w:val="22"/>
          <w:szCs w:val="22"/>
        </w:rPr>
        <w:t>my</w:t>
      </w:r>
      <w:r w:rsidRPr="00E74ADF">
        <w:rPr>
          <w:rFonts w:ascii="Arial" w:hAnsi="Arial" w:cs="Arial"/>
          <w:sz w:val="22"/>
          <w:szCs w:val="22"/>
        </w:rPr>
        <w:t xml:space="preserve"> freedom </w:t>
      </w:r>
      <w:r w:rsidR="00C61F5C" w:rsidRPr="00E74ADF">
        <w:rPr>
          <w:rFonts w:ascii="Arial" w:hAnsi="Arial" w:cs="Arial"/>
          <w:sz w:val="22"/>
          <w:szCs w:val="22"/>
        </w:rPr>
        <w:t>conduct</w:t>
      </w:r>
      <w:r w:rsidRPr="00E74ADF">
        <w:rPr>
          <w:rFonts w:ascii="Arial" w:hAnsi="Arial" w:cs="Arial"/>
          <w:sz w:val="22"/>
          <w:szCs w:val="22"/>
        </w:rPr>
        <w:t xml:space="preserve"> research.</w:t>
      </w:r>
    </w:p>
    <w:p w14:paraId="2DAEBE91" w14:textId="77777777" w:rsidR="00A477FD" w:rsidRPr="00E74ADF" w:rsidRDefault="00A477FD" w:rsidP="00421193">
      <w:pPr>
        <w:rPr>
          <w:rFonts w:ascii="Arial" w:hAnsi="Arial" w:cs="Arial"/>
          <w:sz w:val="12"/>
          <w:szCs w:val="12"/>
        </w:rPr>
      </w:pPr>
    </w:p>
    <w:p w14:paraId="4A3A76AE" w14:textId="08E098A7" w:rsidR="00F97504" w:rsidRPr="00E74ADF" w:rsidRDefault="004453D6" w:rsidP="00E74ADF">
      <w:pPr>
        <w:snapToGrid w:val="0"/>
        <w:spacing w:after="120"/>
        <w:rPr>
          <w:rFonts w:ascii="Arial" w:hAnsi="Arial" w:cs="Arial"/>
          <w:sz w:val="22"/>
          <w:szCs w:val="22"/>
        </w:rPr>
      </w:pPr>
      <w:r w:rsidRPr="00E74ADF">
        <w:rPr>
          <w:rFonts w:ascii="Arial" w:hAnsi="Arial" w:cs="Arial"/>
          <w:sz w:val="22"/>
          <w:szCs w:val="22"/>
        </w:rPr>
        <w:t>The named persons’ removal of my Liberty Interest</w:t>
      </w:r>
      <w:r w:rsidR="00A477FD" w:rsidRPr="00E74ADF">
        <w:rPr>
          <w:rFonts w:ascii="Arial" w:hAnsi="Arial" w:cs="Arial"/>
          <w:sz w:val="22"/>
          <w:szCs w:val="22"/>
        </w:rPr>
        <w:t>s</w:t>
      </w:r>
      <w:r w:rsidRPr="00E74ADF">
        <w:rPr>
          <w:rFonts w:ascii="Arial" w:hAnsi="Arial" w:cs="Arial"/>
          <w:sz w:val="22"/>
          <w:szCs w:val="22"/>
        </w:rPr>
        <w:t xml:space="preserve"> in my original 3-year contract was ret</w:t>
      </w:r>
      <w:r w:rsidR="00821420" w:rsidRPr="00E74ADF">
        <w:rPr>
          <w:rFonts w:ascii="Arial" w:hAnsi="Arial" w:cs="Arial"/>
          <w:sz w:val="22"/>
          <w:szCs w:val="22"/>
        </w:rPr>
        <w:t>aliatory</w:t>
      </w:r>
      <w:r w:rsidRPr="00E74ADF">
        <w:rPr>
          <w:rFonts w:ascii="Arial" w:hAnsi="Arial" w:cs="Arial"/>
          <w:sz w:val="22"/>
          <w:szCs w:val="22"/>
        </w:rPr>
        <w:t xml:space="preserve"> </w:t>
      </w:r>
      <w:r w:rsidR="00C61F5C" w:rsidRPr="00E74ADF">
        <w:rPr>
          <w:rFonts w:ascii="Arial" w:hAnsi="Arial" w:cs="Arial"/>
          <w:sz w:val="22"/>
          <w:szCs w:val="22"/>
        </w:rPr>
        <w:t xml:space="preserve">for </w:t>
      </w:r>
      <w:r w:rsidR="00A477FD" w:rsidRPr="00E74ADF">
        <w:rPr>
          <w:rFonts w:ascii="Arial" w:hAnsi="Arial" w:cs="Arial"/>
          <w:sz w:val="22"/>
          <w:szCs w:val="22"/>
        </w:rPr>
        <w:t xml:space="preserve">my exercising my Academic Freedom and Free Speech rights in the form of </w:t>
      </w:r>
      <w:r w:rsidRPr="00E74ADF">
        <w:rPr>
          <w:rFonts w:ascii="Arial" w:hAnsi="Arial" w:cs="Arial"/>
          <w:sz w:val="22"/>
          <w:szCs w:val="22"/>
        </w:rPr>
        <w:t xml:space="preserve">utterances I had made regarding structural and procedural problems with the MA in Design </w:t>
      </w:r>
      <w:del w:id="93" w:author="Byron Wilson" w:date="2024-01-21T15:39:00Z">
        <w:r w:rsidRPr="00E74ADF" w:rsidDel="002C2A7E">
          <w:rPr>
            <w:rFonts w:ascii="Arial" w:hAnsi="Arial" w:cs="Arial"/>
            <w:sz w:val="22"/>
            <w:szCs w:val="22"/>
          </w:rPr>
          <w:delText xml:space="preserve">and </w:delText>
        </w:r>
      </w:del>
      <w:ins w:id="94" w:author="Byron Wilson" w:date="2024-01-21T15:39:00Z">
        <w:r w:rsidR="002C2A7E">
          <w:rPr>
            <w:rFonts w:ascii="Arial" w:hAnsi="Arial" w:cs="Arial"/>
            <w:sz w:val="22"/>
            <w:szCs w:val="22"/>
          </w:rPr>
          <w:t>focused on</w:t>
        </w:r>
        <w:r w:rsidR="002C2A7E" w:rsidRPr="00E74ADF">
          <w:rPr>
            <w:rFonts w:ascii="Arial" w:hAnsi="Arial" w:cs="Arial"/>
            <w:sz w:val="22"/>
            <w:szCs w:val="22"/>
          </w:rPr>
          <w:t xml:space="preserve"> </w:t>
        </w:r>
      </w:ins>
      <w:r w:rsidRPr="00E74ADF">
        <w:rPr>
          <w:rFonts w:ascii="Arial" w:hAnsi="Arial" w:cs="Arial"/>
          <w:sz w:val="22"/>
          <w:szCs w:val="22"/>
        </w:rPr>
        <w:t>Health program</w:t>
      </w:r>
      <w:r w:rsidR="00904038" w:rsidRPr="00E74ADF">
        <w:rPr>
          <w:rFonts w:ascii="Arial" w:hAnsi="Arial" w:cs="Arial"/>
          <w:sz w:val="22"/>
          <w:szCs w:val="22"/>
        </w:rPr>
        <w:t xml:space="preserve"> (problems that long pre-dated my arrival to UT Austin)</w:t>
      </w:r>
      <w:r w:rsidR="00A477FD" w:rsidRPr="00E74ADF">
        <w:rPr>
          <w:rFonts w:ascii="Arial" w:hAnsi="Arial" w:cs="Arial"/>
          <w:sz w:val="22"/>
          <w:szCs w:val="22"/>
        </w:rPr>
        <w:t>. The actions of the named persons w</w:t>
      </w:r>
      <w:r w:rsidR="00C61F5C" w:rsidRPr="00E74ADF">
        <w:rPr>
          <w:rFonts w:ascii="Arial" w:hAnsi="Arial" w:cs="Arial"/>
          <w:sz w:val="22"/>
          <w:szCs w:val="22"/>
        </w:rPr>
        <w:t>ere</w:t>
      </w:r>
      <w:r w:rsidR="00A477FD" w:rsidRPr="00E74ADF">
        <w:rPr>
          <w:rFonts w:ascii="Arial" w:hAnsi="Arial" w:cs="Arial"/>
          <w:sz w:val="22"/>
          <w:szCs w:val="22"/>
        </w:rPr>
        <w:t xml:space="preserve"> also a form of </w:t>
      </w:r>
      <w:r w:rsidR="00EE29B1" w:rsidRPr="00E74ADF">
        <w:rPr>
          <w:rFonts w:ascii="Arial" w:hAnsi="Arial" w:cs="Arial"/>
          <w:sz w:val="22"/>
          <w:szCs w:val="22"/>
        </w:rPr>
        <w:t>P</w:t>
      </w:r>
      <w:r w:rsidRPr="00E74ADF">
        <w:rPr>
          <w:rFonts w:ascii="Arial" w:hAnsi="Arial" w:cs="Arial"/>
          <w:sz w:val="22"/>
          <w:szCs w:val="22"/>
        </w:rPr>
        <w:t xml:space="preserve">rior </w:t>
      </w:r>
      <w:r w:rsidR="00EE29B1" w:rsidRPr="00E74ADF">
        <w:rPr>
          <w:rFonts w:ascii="Arial" w:hAnsi="Arial" w:cs="Arial"/>
          <w:sz w:val="22"/>
          <w:szCs w:val="22"/>
        </w:rPr>
        <w:t>R</w:t>
      </w:r>
      <w:r w:rsidRPr="00E74ADF">
        <w:rPr>
          <w:rFonts w:ascii="Arial" w:hAnsi="Arial" w:cs="Arial"/>
          <w:sz w:val="22"/>
          <w:szCs w:val="22"/>
        </w:rPr>
        <w:t xml:space="preserve">estraint </w:t>
      </w:r>
      <w:r w:rsidR="00A477FD" w:rsidRPr="00E74ADF">
        <w:rPr>
          <w:rFonts w:ascii="Arial" w:hAnsi="Arial" w:cs="Arial"/>
          <w:sz w:val="22"/>
          <w:szCs w:val="22"/>
        </w:rPr>
        <w:t xml:space="preserve">on their part, </w:t>
      </w:r>
      <w:r w:rsidRPr="00E74ADF">
        <w:rPr>
          <w:rFonts w:ascii="Arial" w:hAnsi="Arial" w:cs="Arial"/>
          <w:sz w:val="22"/>
          <w:szCs w:val="22"/>
        </w:rPr>
        <w:t xml:space="preserve">intended </w:t>
      </w:r>
      <w:r w:rsidR="00A477FD" w:rsidRPr="00E74ADF">
        <w:rPr>
          <w:rFonts w:ascii="Arial" w:hAnsi="Arial" w:cs="Arial"/>
          <w:sz w:val="22"/>
          <w:szCs w:val="22"/>
        </w:rPr>
        <w:t xml:space="preserve">to </w:t>
      </w:r>
      <w:r w:rsidRPr="00E74ADF">
        <w:rPr>
          <w:rFonts w:ascii="Arial" w:hAnsi="Arial" w:cs="Arial"/>
          <w:sz w:val="22"/>
          <w:szCs w:val="22"/>
        </w:rPr>
        <w:t xml:space="preserve">prevent me from exercising my Academic Freedom and Freedom of Speech </w:t>
      </w:r>
      <w:r w:rsidR="00A477FD" w:rsidRPr="00E74ADF">
        <w:rPr>
          <w:rFonts w:ascii="Arial" w:hAnsi="Arial" w:cs="Arial"/>
          <w:sz w:val="22"/>
          <w:szCs w:val="22"/>
        </w:rPr>
        <w:t xml:space="preserve">rights </w:t>
      </w:r>
      <w:r w:rsidRPr="00E74ADF">
        <w:rPr>
          <w:rFonts w:ascii="Arial" w:hAnsi="Arial" w:cs="Arial"/>
          <w:sz w:val="22"/>
          <w:szCs w:val="22"/>
        </w:rPr>
        <w:t>in the future.</w:t>
      </w:r>
    </w:p>
    <w:p w14:paraId="0CDFF30F" w14:textId="50113FB7" w:rsidR="00DB05C3" w:rsidRPr="00E74ADF" w:rsidRDefault="00F97504" w:rsidP="00E74ADF">
      <w:pPr>
        <w:pStyle w:val="NormalWeb"/>
        <w:snapToGrid w:val="0"/>
        <w:spacing w:before="0" w:beforeAutospacing="0" w:after="120" w:afterAutospacing="0"/>
        <w:rPr>
          <w:rFonts w:ascii="Arial" w:hAnsi="Arial" w:cs="Arial"/>
          <w:sz w:val="22"/>
          <w:szCs w:val="22"/>
        </w:rPr>
      </w:pPr>
      <w:r w:rsidRPr="00E74ADF">
        <w:rPr>
          <w:rFonts w:ascii="Arial" w:hAnsi="Arial" w:cs="Arial"/>
          <w:color w:val="000000" w:themeColor="text1"/>
          <w:sz w:val="22"/>
          <w:szCs w:val="22"/>
        </w:rPr>
        <w:t>In formulating rulings regarding Academic Freedom, courts have routinely cited the statements and principles of the</w:t>
      </w:r>
      <w:r w:rsidRPr="00E74ADF">
        <w:rPr>
          <w:rFonts w:ascii="Arial" w:hAnsi="Arial" w:cs="Arial"/>
          <w:i/>
          <w:iCs/>
          <w:color w:val="000000" w:themeColor="text1"/>
          <w:sz w:val="22"/>
          <w:szCs w:val="22"/>
        </w:rPr>
        <w:t xml:space="preserve"> </w:t>
      </w:r>
      <w:r w:rsidR="00DB05C3" w:rsidRPr="00E74ADF">
        <w:rPr>
          <w:rFonts w:ascii="Arial" w:hAnsi="Arial" w:cs="Arial"/>
          <w:sz w:val="22"/>
          <w:szCs w:val="22"/>
        </w:rPr>
        <w:t xml:space="preserve">AAUP’s 1915 </w:t>
      </w:r>
      <w:r w:rsidR="00DB05C3" w:rsidRPr="00E74ADF">
        <w:rPr>
          <w:rFonts w:ascii="Arial" w:hAnsi="Arial" w:cs="Arial"/>
          <w:i/>
          <w:iCs/>
          <w:sz w:val="22"/>
          <w:szCs w:val="22"/>
        </w:rPr>
        <w:t xml:space="preserve">Declaration of Principles on Academic Freedom and Academic Tenure </w:t>
      </w:r>
      <w:r w:rsidR="00DB05C3" w:rsidRPr="00E74ADF">
        <w:rPr>
          <w:rFonts w:ascii="Arial" w:hAnsi="Arial" w:cs="Arial"/>
          <w:sz w:val="22"/>
          <w:szCs w:val="22"/>
        </w:rPr>
        <w:t xml:space="preserve">and reiterated in its </w:t>
      </w:r>
      <w:r w:rsidRPr="00E74ADF">
        <w:rPr>
          <w:rFonts w:ascii="Arial" w:hAnsi="Arial" w:cs="Arial"/>
          <w:color w:val="000000" w:themeColor="text1"/>
          <w:sz w:val="22"/>
          <w:szCs w:val="22"/>
        </w:rPr>
        <w:t>1940</w:t>
      </w:r>
      <w:r w:rsidRPr="00E74ADF">
        <w:rPr>
          <w:rStyle w:val="apple-converted-space"/>
          <w:rFonts w:ascii="Arial" w:eastAsiaTheme="majorEastAsia" w:hAnsi="Arial" w:cs="Arial"/>
          <w:color w:val="000000" w:themeColor="text1"/>
          <w:sz w:val="22"/>
          <w:szCs w:val="22"/>
        </w:rPr>
        <w:t> </w:t>
      </w:r>
      <w:r w:rsidRPr="00E74ADF">
        <w:rPr>
          <w:rStyle w:val="Emphasis"/>
          <w:rFonts w:ascii="Arial" w:hAnsi="Arial" w:cs="Arial"/>
          <w:color w:val="000000" w:themeColor="text1"/>
          <w:sz w:val="22"/>
          <w:szCs w:val="22"/>
        </w:rPr>
        <w:t>Statement of Principles on Academic Freedom and Tenure</w:t>
      </w:r>
      <w:r w:rsidRPr="00E74ADF">
        <w:rPr>
          <w:rStyle w:val="Emphasis"/>
          <w:rFonts w:ascii="Arial" w:hAnsi="Arial" w:cs="Arial"/>
          <w:i w:val="0"/>
          <w:iCs w:val="0"/>
          <w:color w:val="000000" w:themeColor="text1"/>
          <w:sz w:val="22"/>
          <w:szCs w:val="22"/>
        </w:rPr>
        <w:t xml:space="preserve"> </w:t>
      </w:r>
      <w:r w:rsidRPr="00CB0516">
        <w:rPr>
          <w:rStyle w:val="Emphasis"/>
          <w:rFonts w:ascii="Arial" w:hAnsi="Arial" w:cs="Arial"/>
          <w:b/>
          <w:bCs/>
          <w:i w:val="0"/>
          <w:iCs w:val="0"/>
          <w:color w:val="000000" w:themeColor="text1"/>
          <w:sz w:val="22"/>
          <w:szCs w:val="22"/>
          <w:highlight w:val="yellow"/>
        </w:rPr>
        <w:t>(EXHIBIT XXXXX)</w:t>
      </w:r>
      <w:r w:rsidRPr="00CB0516">
        <w:rPr>
          <w:rStyle w:val="Emphasis"/>
          <w:rFonts w:ascii="Arial" w:hAnsi="Arial" w:cs="Arial"/>
          <w:i w:val="0"/>
          <w:iCs w:val="0"/>
          <w:color w:val="000000" w:themeColor="text1"/>
          <w:sz w:val="22"/>
          <w:szCs w:val="22"/>
          <w:highlight w:val="yellow"/>
        </w:rPr>
        <w:t>,</w:t>
      </w:r>
      <w:r w:rsidRPr="00E74ADF">
        <w:rPr>
          <w:rStyle w:val="Emphasis"/>
          <w:rFonts w:ascii="Arial" w:hAnsi="Arial" w:cs="Arial"/>
          <w:i w:val="0"/>
          <w:iCs w:val="0"/>
          <w:color w:val="000000" w:themeColor="text1"/>
          <w:sz w:val="22"/>
          <w:szCs w:val="22"/>
        </w:rPr>
        <w:t xml:space="preserve"> jointly formulated by the American Association of University Professors (AAUP) and the Association of American Colleges and Universities (AAC&amp;U). The 1940 statement has long been recognized as the nation’s professional standard for defining Academic Freedom and its application in higher education and has been endorsed by over 250 scholarly and professional organizations, including the Association of Governing Boards (AGB), making it </w:t>
      </w:r>
      <w:r w:rsidRPr="00E74ADF">
        <w:rPr>
          <w:rFonts w:ascii="Arial" w:hAnsi="Arial" w:cs="Arial"/>
          <w:color w:val="000000" w:themeColor="text1"/>
          <w:sz w:val="22"/>
          <w:szCs w:val="22"/>
        </w:rPr>
        <w:t xml:space="preserve">the seminal statement on Academic Freedom for faculty in higher education. </w:t>
      </w:r>
      <w:r w:rsidR="00DB05C3" w:rsidRPr="00E74ADF">
        <w:rPr>
          <w:rFonts w:ascii="Arial" w:hAnsi="Arial" w:cs="Arial"/>
          <w:sz w:val="22"/>
          <w:szCs w:val="22"/>
        </w:rPr>
        <w:t>As described in the 1940 statement, Academic Freedom is comprised of three elements: freedom of inquiry and research; freedom of teaching within the university or college; and freedom of extramural utterance and action – elements that Rivera-</w:t>
      </w:r>
      <w:proofErr w:type="spellStart"/>
      <w:r w:rsidR="00DB05C3" w:rsidRPr="00E74ADF">
        <w:rPr>
          <w:rFonts w:ascii="Arial" w:hAnsi="Arial" w:cs="Arial"/>
          <w:sz w:val="22"/>
          <w:szCs w:val="22"/>
        </w:rPr>
        <w:t>Servera</w:t>
      </w:r>
      <w:proofErr w:type="spellEnd"/>
      <w:del w:id="95" w:author="Byron Wilson" w:date="2024-01-21T15:40:00Z">
        <w:r w:rsidR="00DB05C3" w:rsidRPr="00E74ADF" w:rsidDel="002C2A7E">
          <w:rPr>
            <w:rFonts w:ascii="Arial" w:hAnsi="Arial" w:cs="Arial"/>
            <w:sz w:val="22"/>
            <w:szCs w:val="22"/>
          </w:rPr>
          <w:delText>s</w:delText>
        </w:r>
      </w:del>
      <w:r w:rsidR="00DB05C3" w:rsidRPr="00E74ADF">
        <w:rPr>
          <w:rFonts w:ascii="Arial" w:hAnsi="Arial" w:cs="Arial"/>
          <w:sz w:val="22"/>
          <w:szCs w:val="22"/>
        </w:rPr>
        <w:t xml:space="preserve"> and Lorenzo have infringed on. </w:t>
      </w:r>
    </w:p>
    <w:p w14:paraId="351AF1A4" w14:textId="77777777" w:rsidR="00DB05C3" w:rsidRPr="00DB05C3" w:rsidRDefault="00DB05C3" w:rsidP="00DB05C3">
      <w:pPr>
        <w:pStyle w:val="NormalWeb"/>
        <w:snapToGrid w:val="0"/>
        <w:spacing w:before="0" w:beforeAutospacing="0" w:after="120" w:afterAutospacing="0"/>
        <w:rPr>
          <w:rFonts w:ascii="Arial" w:hAnsi="Arial" w:cs="Arial"/>
        </w:rPr>
      </w:pPr>
      <w:r w:rsidRPr="00DB05C3">
        <w:rPr>
          <w:rFonts w:ascii="Arial" w:hAnsi="Arial" w:cs="Arial"/>
        </w:rPr>
        <w:t xml:space="preserve">The AAUP’s 1915 </w:t>
      </w:r>
      <w:r w:rsidRPr="00DB05C3">
        <w:rPr>
          <w:rFonts w:ascii="Arial" w:hAnsi="Arial" w:cs="Arial"/>
          <w:i/>
          <w:iCs/>
        </w:rPr>
        <w:t>Declaration of Principles on Academic Freedom and Academic Tenure</w:t>
      </w:r>
      <w:r w:rsidRPr="00DB05C3">
        <w:rPr>
          <w:rFonts w:ascii="Arial" w:hAnsi="Arial" w:cs="Arial"/>
        </w:rPr>
        <w:t xml:space="preserve"> also emphasizes the public interest in an independent professoriate, on the grounds </w:t>
      </w:r>
      <w:proofErr w:type="gramStart"/>
      <w:r w:rsidRPr="00DB05C3">
        <w:rPr>
          <w:rFonts w:ascii="Arial" w:hAnsi="Arial" w:cs="Arial"/>
        </w:rPr>
        <w:t>that</w:t>
      </w:r>
      <w:proofErr w:type="gramEnd"/>
      <w:r w:rsidRPr="00DB05C3">
        <w:rPr>
          <w:rFonts w:ascii="Arial" w:hAnsi="Arial" w:cs="Arial"/>
        </w:rPr>
        <w:t xml:space="preserve"> </w:t>
      </w:r>
    </w:p>
    <w:p w14:paraId="6939AE93" w14:textId="19EE8407" w:rsidR="00DB05C3" w:rsidRPr="00DB05C3" w:rsidRDefault="00DB05C3" w:rsidP="00DB05C3">
      <w:pPr>
        <w:pStyle w:val="NormalWeb"/>
        <w:snapToGrid w:val="0"/>
        <w:spacing w:before="0" w:beforeAutospacing="0" w:after="120" w:afterAutospacing="0"/>
        <w:ind w:left="360"/>
        <w:rPr>
          <w:rFonts w:ascii="Arial" w:hAnsi="Arial" w:cs="Arial"/>
          <w:sz w:val="20"/>
          <w:szCs w:val="20"/>
        </w:rPr>
      </w:pPr>
      <w:r w:rsidRPr="00DB05C3">
        <w:rPr>
          <w:rFonts w:ascii="Arial" w:hAnsi="Arial" w:cs="Arial"/>
          <w:sz w:val="20"/>
          <w:szCs w:val="20"/>
        </w:rPr>
        <w:t xml:space="preserve">“education is the cornerstone of the structure of society and . . . progress in scientific knowledge is essential to </w:t>
      </w:r>
      <w:proofErr w:type="gramStart"/>
      <w:r w:rsidRPr="00DB05C3">
        <w:rPr>
          <w:rFonts w:ascii="Arial" w:hAnsi="Arial" w:cs="Arial"/>
          <w:sz w:val="20"/>
          <w:szCs w:val="20"/>
        </w:rPr>
        <w:t>civilization”…</w:t>
      </w:r>
      <w:proofErr w:type="gramEnd"/>
      <w:r w:rsidRPr="00DB05C3">
        <w:rPr>
          <w:rFonts w:ascii="Arial" w:hAnsi="Arial" w:cs="Arial"/>
          <w:i/>
          <w:iCs/>
          <w:sz w:val="20"/>
          <w:szCs w:val="20"/>
        </w:rPr>
        <w:t>“[O]</w:t>
      </w:r>
      <w:proofErr w:type="spellStart"/>
      <w:r w:rsidRPr="00DB05C3">
        <w:rPr>
          <w:rFonts w:ascii="Arial" w:hAnsi="Arial" w:cs="Arial"/>
          <w:i/>
          <w:iCs/>
          <w:sz w:val="20"/>
          <w:szCs w:val="20"/>
        </w:rPr>
        <w:t>nce</w:t>
      </w:r>
      <w:proofErr w:type="spellEnd"/>
      <w:r w:rsidRPr="00DB05C3">
        <w:rPr>
          <w:rFonts w:ascii="Arial" w:hAnsi="Arial" w:cs="Arial"/>
          <w:i/>
          <w:iCs/>
          <w:sz w:val="20"/>
          <w:szCs w:val="20"/>
        </w:rPr>
        <w:t xml:space="preserve"> appointed, the scholar has professional functions to perform in which the appointing authorities have neither competency nor moral right to intervene. The responsibility of the university teacher is primarily to the public itself, and to the judgment of his own profession</w:t>
      </w:r>
      <w:proofErr w:type="gramStart"/>
      <w:r w:rsidRPr="00DB05C3">
        <w:rPr>
          <w:rFonts w:ascii="Arial" w:hAnsi="Arial" w:cs="Arial"/>
          <w:i/>
          <w:iCs/>
          <w:sz w:val="20"/>
          <w:szCs w:val="20"/>
        </w:rPr>
        <w:t>…”…</w:t>
      </w:r>
      <w:proofErr w:type="gramEnd"/>
      <w:r w:rsidRPr="00DB05C3">
        <w:rPr>
          <w:rFonts w:ascii="Arial" w:hAnsi="Arial" w:cs="Arial"/>
          <w:i/>
          <w:iCs/>
          <w:sz w:val="20"/>
          <w:szCs w:val="20"/>
        </w:rPr>
        <w:t xml:space="preserve">“Because of this responsibility of the university to the community as a whole, the university has an obligation to “accept[] and </w:t>
      </w:r>
      <w:proofErr w:type="spellStart"/>
      <w:r w:rsidRPr="00DB05C3">
        <w:rPr>
          <w:rFonts w:ascii="Arial" w:hAnsi="Arial" w:cs="Arial"/>
          <w:i/>
          <w:iCs/>
          <w:sz w:val="20"/>
          <w:szCs w:val="20"/>
        </w:rPr>
        <w:t>enforc</w:t>
      </w:r>
      <w:proofErr w:type="spellEnd"/>
      <w:r w:rsidRPr="00DB05C3">
        <w:rPr>
          <w:rFonts w:ascii="Arial" w:hAnsi="Arial" w:cs="Arial"/>
          <w:i/>
          <w:iCs/>
          <w:sz w:val="20"/>
          <w:szCs w:val="20"/>
        </w:rPr>
        <w:t xml:space="preserve">[e] to the fullest extent the principle of academic freedom.” </w:t>
      </w:r>
    </w:p>
    <w:p w14:paraId="64EB2D1E" w14:textId="77777777" w:rsidR="00DB05C3" w:rsidRPr="00DB05C3" w:rsidRDefault="00DB05C3" w:rsidP="00DB05C3">
      <w:pPr>
        <w:pStyle w:val="NormalWeb"/>
        <w:rPr>
          <w:rFonts w:ascii="Arial" w:hAnsi="Arial" w:cs="Arial"/>
          <w:sz w:val="22"/>
          <w:szCs w:val="22"/>
        </w:rPr>
      </w:pPr>
      <w:r w:rsidRPr="00DB05C3">
        <w:rPr>
          <w:rFonts w:ascii="Arial" w:hAnsi="Arial" w:cs="Arial"/>
          <w:color w:val="000000" w:themeColor="text1"/>
          <w:sz w:val="22"/>
          <w:szCs w:val="22"/>
        </w:rPr>
        <w:t xml:space="preserve">The </w:t>
      </w:r>
      <w:r w:rsidRPr="00DB05C3">
        <w:rPr>
          <w:rFonts w:ascii="Arial" w:hAnsi="Arial" w:cs="Arial"/>
          <w:i/>
          <w:iCs/>
          <w:color w:val="000000" w:themeColor="text1"/>
          <w:sz w:val="22"/>
          <w:szCs w:val="22"/>
          <w:u w:val="single"/>
        </w:rPr>
        <w:t>1940 Statement of Principles on Academic Freedom and Tenure</w:t>
      </w:r>
      <w:r w:rsidRPr="00DB05C3">
        <w:rPr>
          <w:rFonts w:ascii="Arial" w:hAnsi="Arial" w:cs="Arial"/>
          <w:sz w:val="22"/>
          <w:szCs w:val="22"/>
        </w:rPr>
        <w:t xml:space="preserve">, which has been endorsed by over 250 scholarly and professional organizations, defines the professional standard of academic freedom for the entire nation, and has been incorporated into handbooks and policies of countless universities and colleges across the country, including the UT System and UT </w:t>
      </w:r>
      <w:r w:rsidRPr="00DB05C3">
        <w:rPr>
          <w:rFonts w:ascii="Arial" w:hAnsi="Arial" w:cs="Arial"/>
          <w:sz w:val="22"/>
          <w:szCs w:val="22"/>
        </w:rPr>
        <w:lastRenderedPageBreak/>
        <w:t xml:space="preserve">Austin. The 1940 Statement specifies that faculty are entitled to “full freedom in research and in the publication of the results, subject to the adequate performance of their other academic duties,” and to “freedom in the classroom in discussing their subject.” </w:t>
      </w:r>
    </w:p>
    <w:p w14:paraId="0B1B1204" w14:textId="49F5193F"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The </w:t>
      </w:r>
      <w:r w:rsidR="00DB05C3">
        <w:rPr>
          <w:rFonts w:ascii="Arial" w:hAnsi="Arial" w:cs="Arial"/>
          <w:color w:val="000000" w:themeColor="text1"/>
          <w:sz w:val="22"/>
          <w:szCs w:val="22"/>
        </w:rPr>
        <w:t>1915 and</w:t>
      </w:r>
      <w:r w:rsidRPr="00A64ED8">
        <w:rPr>
          <w:rFonts w:ascii="Arial" w:hAnsi="Arial" w:cs="Arial"/>
          <w:color w:val="000000" w:themeColor="text1"/>
          <w:sz w:val="22"/>
          <w:szCs w:val="22"/>
        </w:rPr>
        <w:t>1940 statement</w:t>
      </w:r>
      <w:r w:rsidR="00DB05C3">
        <w:rPr>
          <w:rFonts w:ascii="Arial" w:hAnsi="Arial" w:cs="Arial"/>
          <w:color w:val="000000" w:themeColor="text1"/>
          <w:sz w:val="22"/>
          <w:szCs w:val="22"/>
        </w:rPr>
        <w:t>s</w:t>
      </w:r>
      <w:r w:rsidRPr="00A64ED8">
        <w:rPr>
          <w:rFonts w:ascii="Arial" w:hAnsi="Arial" w:cs="Arial"/>
          <w:color w:val="000000" w:themeColor="text1"/>
          <w:sz w:val="22"/>
          <w:szCs w:val="22"/>
        </w:rPr>
        <w:t xml:space="preserve"> ha</w:t>
      </w:r>
      <w:r w:rsidR="00DB05C3">
        <w:rPr>
          <w:rFonts w:ascii="Arial" w:hAnsi="Arial" w:cs="Arial"/>
          <w:color w:val="000000" w:themeColor="text1"/>
          <w:sz w:val="22"/>
          <w:szCs w:val="22"/>
        </w:rPr>
        <w:t>ve</w:t>
      </w:r>
      <w:r w:rsidRPr="00A64ED8">
        <w:rPr>
          <w:rFonts w:ascii="Arial" w:hAnsi="Arial" w:cs="Arial"/>
          <w:color w:val="000000" w:themeColor="text1"/>
          <w:sz w:val="22"/>
          <w:szCs w:val="22"/>
        </w:rPr>
        <w:t xml:space="preserve"> been used by the U.S. Supreme Court and other courts to establish the definition and parameters of Academic Freedom (see, for example, </w:t>
      </w:r>
      <w:r w:rsidRPr="00A64ED8">
        <w:rPr>
          <w:rStyle w:val="Emphasis"/>
          <w:rFonts w:ascii="Arial" w:hAnsi="Arial" w:cs="Arial"/>
          <w:color w:val="000000" w:themeColor="text1"/>
          <w:sz w:val="22"/>
          <w:szCs w:val="22"/>
        </w:rPr>
        <w:t>Roemer v. Board of Public Works of Maryland</w:t>
      </w:r>
      <w:r w:rsidRPr="00A64ED8">
        <w:rPr>
          <w:rFonts w:ascii="Arial" w:hAnsi="Arial" w:cs="Arial"/>
          <w:color w:val="000000" w:themeColor="text1"/>
          <w:sz w:val="22"/>
          <w:szCs w:val="22"/>
        </w:rPr>
        <w:t>, 426 U.S. 736, 756 (1976);</w:t>
      </w:r>
      <w:r w:rsidRPr="00A64ED8">
        <w:rPr>
          <w:rStyle w:val="apple-converted-space"/>
          <w:rFonts w:ascii="Arial" w:eastAsiaTheme="majorEastAsia" w:hAnsi="Arial" w:cs="Arial"/>
          <w:color w:val="000000" w:themeColor="text1"/>
          <w:sz w:val="22"/>
          <w:szCs w:val="22"/>
        </w:rPr>
        <w:t> </w:t>
      </w:r>
      <w:r w:rsidRPr="00A64ED8">
        <w:rPr>
          <w:rStyle w:val="Emphasis"/>
          <w:rFonts w:ascii="Arial" w:hAnsi="Arial" w:cs="Arial"/>
          <w:color w:val="000000" w:themeColor="text1"/>
          <w:sz w:val="22"/>
          <w:szCs w:val="22"/>
        </w:rPr>
        <w:t>Tilton v. Richardson</w:t>
      </w:r>
      <w:r w:rsidRPr="00A64ED8">
        <w:rPr>
          <w:rFonts w:ascii="Arial" w:hAnsi="Arial" w:cs="Arial"/>
          <w:color w:val="000000" w:themeColor="text1"/>
          <w:sz w:val="22"/>
          <w:szCs w:val="22"/>
        </w:rPr>
        <w:t xml:space="preserve">, 403 U.S. 672, 681-82 (1971)). </w:t>
      </w:r>
    </w:p>
    <w:p w14:paraId="288ECDDE"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shd w:val="clear" w:color="auto" w:fill="FFFFFF"/>
        </w:rPr>
      </w:pPr>
      <w:r w:rsidRPr="00A64ED8">
        <w:rPr>
          <w:rFonts w:ascii="Arial" w:hAnsi="Arial" w:cs="Arial"/>
          <w:color w:val="000000" w:themeColor="text1"/>
          <w:sz w:val="22"/>
          <w:szCs w:val="22"/>
        </w:rPr>
        <w:t xml:space="preserve">The AAUP, based on its joint 1940 statement, defines Academic Freedom </w:t>
      </w:r>
      <w:r w:rsidRPr="00A64ED8">
        <w:rPr>
          <w:rFonts w:ascii="Arial" w:hAnsi="Arial" w:cs="Arial"/>
          <w:color w:val="000000" w:themeColor="text1"/>
          <w:sz w:val="22"/>
          <w:szCs w:val="22"/>
          <w:shd w:val="clear" w:color="auto" w:fill="FFFFFF"/>
        </w:rPr>
        <w:t xml:space="preserve">as </w:t>
      </w:r>
    </w:p>
    <w:p w14:paraId="097C7549" w14:textId="77777777" w:rsidR="00F97504" w:rsidRPr="00A64ED8" w:rsidRDefault="00F97504" w:rsidP="000E4DF1">
      <w:pPr>
        <w:pStyle w:val="NormalWeb"/>
        <w:snapToGrid w:val="0"/>
        <w:spacing w:before="0" w:beforeAutospacing="0" w:after="120" w:afterAutospacing="0"/>
        <w:ind w:left="360"/>
        <w:rPr>
          <w:rFonts w:ascii="Arial" w:hAnsi="Arial" w:cs="Arial"/>
          <w:color w:val="000000" w:themeColor="text1"/>
          <w:sz w:val="20"/>
          <w:szCs w:val="20"/>
          <w:shd w:val="clear" w:color="auto" w:fill="FFFFFF"/>
        </w:rPr>
      </w:pPr>
      <w:r w:rsidRPr="00A64ED8">
        <w:rPr>
          <w:rFonts w:ascii="Arial" w:hAnsi="Arial" w:cs="Arial"/>
          <w:i/>
          <w:iCs/>
          <w:color w:val="000000" w:themeColor="text1"/>
          <w:sz w:val="20"/>
          <w:szCs w:val="20"/>
          <w:shd w:val="clear" w:color="auto" w:fill="FFFFFF"/>
        </w:rPr>
        <w:t>“</w:t>
      </w:r>
      <w:proofErr w:type="gramStart"/>
      <w:r w:rsidRPr="00A64ED8">
        <w:rPr>
          <w:rFonts w:ascii="Arial" w:hAnsi="Arial" w:cs="Arial"/>
          <w:i/>
          <w:iCs/>
          <w:color w:val="000000" w:themeColor="text1"/>
          <w:sz w:val="20"/>
          <w:szCs w:val="20"/>
          <w:shd w:val="clear" w:color="auto" w:fill="FFFFFF"/>
        </w:rPr>
        <w:t>the</w:t>
      </w:r>
      <w:proofErr w:type="gramEnd"/>
      <w:r w:rsidRPr="00A64ED8">
        <w:rPr>
          <w:rFonts w:ascii="Arial" w:hAnsi="Arial" w:cs="Arial"/>
          <w:i/>
          <w:iCs/>
          <w:color w:val="000000" w:themeColor="text1"/>
          <w:sz w:val="20"/>
          <w:szCs w:val="20"/>
          <w:shd w:val="clear" w:color="auto" w:fill="FFFFFF"/>
        </w:rPr>
        <w:t xml:space="preserve"> freedom of a teacher or researcher in higher education to investigate and discuss the issues in his or her academic field, and to teach or publish findings without interference from political figures, boards of trustees, donors, or other entities. Academic freedom also protects the right of a faculty member to speak freely when participating in institutional governance, as well as to speak freely as a citizen.</w:t>
      </w:r>
      <w:r w:rsidRPr="00A64ED8">
        <w:rPr>
          <w:rFonts w:ascii="Arial" w:hAnsi="Arial" w:cs="Arial"/>
          <w:color w:val="000000" w:themeColor="text1"/>
          <w:sz w:val="20"/>
          <w:szCs w:val="20"/>
          <w:shd w:val="clear" w:color="auto" w:fill="FFFFFF"/>
        </w:rPr>
        <w:t xml:space="preserve">” </w:t>
      </w:r>
    </w:p>
    <w:p w14:paraId="06AC3320" w14:textId="5EB67F98" w:rsidR="00F97504" w:rsidRPr="00A64ED8" w:rsidRDefault="00F97504" w:rsidP="000E4DF1">
      <w:pPr>
        <w:pStyle w:val="NormalWeb"/>
        <w:snapToGrid w:val="0"/>
        <w:spacing w:before="0" w:beforeAutospacing="0" w:after="0" w:afterAutospacing="0"/>
        <w:rPr>
          <w:rFonts w:ascii="Arial" w:hAnsi="Arial" w:cs="Arial"/>
          <w:sz w:val="22"/>
          <w:szCs w:val="22"/>
        </w:rPr>
      </w:pPr>
      <w:r w:rsidRPr="00A64ED8">
        <w:rPr>
          <w:rFonts w:ascii="Arial" w:hAnsi="Arial" w:cs="Arial"/>
          <w:sz w:val="22"/>
          <w:szCs w:val="22"/>
        </w:rPr>
        <w:t xml:space="preserve">The AAUP further expanded on the 1940 statement in a 1994 policy statement entitled </w:t>
      </w:r>
      <w:r w:rsidRPr="00A64ED8">
        <w:rPr>
          <w:rFonts w:ascii="Arial" w:hAnsi="Arial" w:cs="Arial"/>
          <w:i/>
          <w:iCs/>
          <w:sz w:val="22"/>
          <w:szCs w:val="22"/>
        </w:rPr>
        <w:t xml:space="preserve">On the Relationship of Faculty Governance to Academic Freedom </w:t>
      </w:r>
      <w:r w:rsidRPr="00DC4437">
        <w:rPr>
          <w:rFonts w:ascii="Arial" w:hAnsi="Arial" w:cs="Arial"/>
          <w:b/>
          <w:bCs/>
          <w:sz w:val="22"/>
          <w:szCs w:val="22"/>
          <w:highlight w:val="yellow"/>
        </w:rPr>
        <w:t xml:space="preserve">(EXHIBIT </w:t>
      </w:r>
      <w:r w:rsidR="00DC4437" w:rsidRPr="00DC4437">
        <w:rPr>
          <w:rFonts w:ascii="Arial" w:hAnsi="Arial" w:cs="Arial"/>
          <w:b/>
          <w:bCs/>
          <w:sz w:val="22"/>
          <w:szCs w:val="22"/>
          <w:highlight w:val="yellow"/>
        </w:rPr>
        <w:t>XXXX</w:t>
      </w:r>
      <w:r w:rsidRPr="00DC4437">
        <w:rPr>
          <w:rFonts w:ascii="Arial" w:hAnsi="Arial" w:cs="Arial"/>
          <w:b/>
          <w:bCs/>
          <w:sz w:val="22"/>
          <w:szCs w:val="22"/>
          <w:highlight w:val="yellow"/>
        </w:rPr>
        <w:t>)</w:t>
      </w:r>
      <w:r w:rsidRPr="00DC4437">
        <w:rPr>
          <w:rFonts w:ascii="Arial" w:hAnsi="Arial" w:cs="Arial"/>
          <w:i/>
          <w:iCs/>
          <w:sz w:val="22"/>
          <w:szCs w:val="22"/>
          <w:highlight w:val="yellow"/>
        </w:rPr>
        <w:t>,</w:t>
      </w:r>
      <w:r w:rsidRPr="00A64ED8">
        <w:rPr>
          <w:rFonts w:ascii="Arial" w:hAnsi="Arial" w:cs="Arial"/>
          <w:i/>
          <w:iCs/>
          <w:sz w:val="22"/>
          <w:szCs w:val="22"/>
        </w:rPr>
        <w:t xml:space="preserve"> </w:t>
      </w:r>
      <w:r w:rsidRPr="00A64ED8">
        <w:rPr>
          <w:rFonts w:ascii="Arial" w:hAnsi="Arial" w:cs="Arial"/>
          <w:sz w:val="22"/>
          <w:szCs w:val="22"/>
        </w:rPr>
        <w:t xml:space="preserve">in which the AAUP further clarified that academic freedom extends beyond the classroom and is intertwined with shared governance. More specifically, it </w:t>
      </w:r>
      <w:proofErr w:type="gramStart"/>
      <w:r w:rsidRPr="00A64ED8">
        <w:rPr>
          <w:rFonts w:ascii="Arial" w:hAnsi="Arial" w:cs="Arial"/>
          <w:sz w:val="22"/>
          <w:szCs w:val="22"/>
        </w:rPr>
        <w:t>states</w:t>
      </w:r>
      <w:proofErr w:type="gramEnd"/>
      <w:r w:rsidRPr="00A64ED8">
        <w:rPr>
          <w:rFonts w:ascii="Arial" w:hAnsi="Arial" w:cs="Arial"/>
          <w:sz w:val="22"/>
          <w:szCs w:val="22"/>
        </w:rPr>
        <w:t xml:space="preserve"> </w:t>
      </w:r>
    </w:p>
    <w:p w14:paraId="1731F3EF" w14:textId="77777777" w:rsidR="00F97504" w:rsidRPr="00A64ED8" w:rsidRDefault="00F97504" w:rsidP="000E4DF1">
      <w:pPr>
        <w:pStyle w:val="NormalWeb"/>
        <w:snapToGrid w:val="0"/>
        <w:spacing w:before="0" w:beforeAutospacing="0" w:after="0" w:afterAutospacing="0"/>
        <w:rPr>
          <w:rFonts w:ascii="Arial" w:hAnsi="Arial" w:cs="Arial"/>
          <w:sz w:val="13"/>
          <w:szCs w:val="13"/>
        </w:rPr>
      </w:pPr>
    </w:p>
    <w:p w14:paraId="7267D47A" w14:textId="77777777" w:rsidR="00F97504" w:rsidRPr="00A64ED8" w:rsidRDefault="00F97504" w:rsidP="000E4DF1">
      <w:pPr>
        <w:pStyle w:val="NormalWeb"/>
        <w:snapToGrid w:val="0"/>
        <w:spacing w:before="0" w:beforeAutospacing="0" w:after="0" w:afterAutospacing="0"/>
        <w:ind w:left="36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The academic freedom of faculty members includes the freedom to express their views (1) on academic matters in the classroom and in the conduct of research, (2) on matters having to do with their institution and its policies, and (3) on issues of public interest generally, and to do so even if their views </w:t>
      </w:r>
      <w:proofErr w:type="gramStart"/>
      <w:r w:rsidRPr="00A64ED8">
        <w:rPr>
          <w:rFonts w:ascii="Arial" w:hAnsi="Arial" w:cs="Arial"/>
          <w:i/>
          <w:iCs/>
          <w:color w:val="000000" w:themeColor="text1"/>
          <w:sz w:val="20"/>
          <w:szCs w:val="20"/>
        </w:rPr>
        <w:t>are in conflict with</w:t>
      </w:r>
      <w:proofErr w:type="gramEnd"/>
      <w:r w:rsidRPr="00A64ED8">
        <w:rPr>
          <w:rFonts w:ascii="Arial" w:hAnsi="Arial" w:cs="Arial"/>
          <w:i/>
          <w:iCs/>
          <w:color w:val="000000" w:themeColor="text1"/>
          <w:sz w:val="20"/>
          <w:szCs w:val="20"/>
        </w:rPr>
        <w:t xml:space="preserve"> one or another received wisdom.</w:t>
      </w:r>
    </w:p>
    <w:p w14:paraId="398DED18" w14:textId="77777777" w:rsidR="00F97504" w:rsidRDefault="00F97504" w:rsidP="000E4DF1">
      <w:pPr>
        <w:rPr>
          <w:rFonts w:ascii="Arial" w:hAnsi="Arial" w:cs="Arial"/>
        </w:rPr>
      </w:pPr>
    </w:p>
    <w:p w14:paraId="2970E973" w14:textId="43B13442" w:rsidR="00C530E6" w:rsidRPr="00C530E6" w:rsidRDefault="004D686B" w:rsidP="000E4DF1">
      <w:pPr>
        <w:rPr>
          <w:rFonts w:ascii="Arial" w:hAnsi="Arial" w:cs="Arial"/>
          <w:color w:val="000000" w:themeColor="text1"/>
          <w:sz w:val="22"/>
          <w:szCs w:val="22"/>
          <w:shd w:val="clear" w:color="auto" w:fill="FFFFFF"/>
        </w:rPr>
      </w:pPr>
      <w:r w:rsidRPr="00F21DEA">
        <w:rPr>
          <w:rFonts w:ascii="Arial" w:hAnsi="Arial" w:cs="Arial"/>
          <w:sz w:val="22"/>
          <w:szCs w:val="22"/>
        </w:rPr>
        <w:t>The AAUP has also long</w:t>
      </w:r>
      <w:r w:rsidR="00F21DEA" w:rsidRPr="00F21DEA">
        <w:rPr>
          <w:rFonts w:ascii="Arial" w:hAnsi="Arial" w:cs="Arial"/>
          <w:sz w:val="22"/>
          <w:szCs w:val="22"/>
        </w:rPr>
        <w:t xml:space="preserve"> </w:t>
      </w:r>
      <w:r w:rsidRPr="00F21DEA">
        <w:rPr>
          <w:rFonts w:ascii="Arial" w:hAnsi="Arial" w:cs="Arial"/>
          <w:sz w:val="22"/>
          <w:szCs w:val="22"/>
        </w:rPr>
        <w:t xml:space="preserve">recognized the interconnectedness of Academic Freedom to Shared Governance, beginning in 1966 with </w:t>
      </w:r>
      <w:r w:rsidR="00D930CB" w:rsidRPr="00F21DEA">
        <w:rPr>
          <w:rFonts w:ascii="Arial" w:hAnsi="Arial" w:cs="Arial"/>
          <w:sz w:val="22"/>
          <w:szCs w:val="22"/>
        </w:rPr>
        <w:t>the</w:t>
      </w:r>
      <w:r w:rsidRPr="00F21DEA">
        <w:rPr>
          <w:rFonts w:ascii="Arial" w:hAnsi="Arial" w:cs="Arial"/>
          <w:sz w:val="22"/>
          <w:szCs w:val="22"/>
        </w:rPr>
        <w:t xml:space="preserve"> </w:t>
      </w:r>
      <w:r w:rsidR="00F21DEA" w:rsidRPr="00F21DEA">
        <w:rPr>
          <w:rFonts w:ascii="Arial" w:hAnsi="Arial" w:cs="Arial"/>
          <w:sz w:val="22"/>
          <w:szCs w:val="22"/>
        </w:rPr>
        <w:t>foundational</w:t>
      </w:r>
      <w:r w:rsidRPr="00F21DEA">
        <w:rPr>
          <w:rFonts w:ascii="Arial" w:hAnsi="Arial" w:cs="Arial"/>
          <w:sz w:val="22"/>
          <w:szCs w:val="22"/>
        </w:rPr>
        <w:t xml:space="preserve"> </w:t>
      </w:r>
      <w:r w:rsidRPr="00F21DEA">
        <w:rPr>
          <w:rFonts w:ascii="Arial" w:hAnsi="Arial" w:cs="Arial"/>
          <w:i/>
          <w:iCs/>
          <w:sz w:val="22"/>
          <w:szCs w:val="22"/>
        </w:rPr>
        <w:t>Statement on Governance of Colleges and Universities</w:t>
      </w:r>
      <w:r w:rsidRPr="00F21DEA">
        <w:rPr>
          <w:rFonts w:ascii="Arial" w:hAnsi="Arial" w:cs="Arial"/>
          <w:sz w:val="22"/>
          <w:szCs w:val="22"/>
        </w:rPr>
        <w:t xml:space="preserve"> </w:t>
      </w:r>
      <w:r w:rsidRPr="00F21DEA">
        <w:rPr>
          <w:rFonts w:ascii="Arial" w:hAnsi="Arial" w:cs="Arial"/>
          <w:b/>
          <w:bCs/>
          <w:sz w:val="22"/>
          <w:szCs w:val="22"/>
          <w:highlight w:val="yellow"/>
        </w:rPr>
        <w:t>(EXHIBIT XXXXX)</w:t>
      </w:r>
      <w:r w:rsidR="00D930CB" w:rsidRPr="00F21DEA">
        <w:rPr>
          <w:rFonts w:ascii="Arial" w:hAnsi="Arial" w:cs="Arial"/>
          <w:b/>
          <w:bCs/>
          <w:sz w:val="22"/>
          <w:szCs w:val="22"/>
        </w:rPr>
        <w:t xml:space="preserve">, </w:t>
      </w:r>
      <w:r w:rsidR="00D930CB" w:rsidRPr="00F21DEA">
        <w:rPr>
          <w:rFonts w:ascii="Arial" w:hAnsi="Arial" w:cs="Arial"/>
          <w:sz w:val="22"/>
          <w:szCs w:val="22"/>
        </w:rPr>
        <w:t>jointly created by the AAUP, the A</w:t>
      </w:r>
      <w:r w:rsidR="00F21DEA" w:rsidRPr="00F21DEA">
        <w:rPr>
          <w:rFonts w:ascii="Arial" w:hAnsi="Arial" w:cs="Arial"/>
          <w:sz w:val="22"/>
          <w:szCs w:val="22"/>
        </w:rPr>
        <w:t xml:space="preserve">ssociation of Governing Boards of Colleges and Universities (AGB), and the American Council on Education (ACE). </w:t>
      </w:r>
      <w:r w:rsidR="00F21DEA" w:rsidRPr="00F21DEA">
        <w:rPr>
          <w:rFonts w:ascii="Arial" w:hAnsi="Arial" w:cs="Arial"/>
          <w:color w:val="000000" w:themeColor="text1"/>
          <w:sz w:val="22"/>
          <w:szCs w:val="22"/>
          <w:shd w:val="clear" w:color="auto" w:fill="FFFFFF"/>
        </w:rPr>
        <w:t xml:space="preserve">The 1966 statement, endorsed by over 200 institutions of higher education across the country, has served as the architect of governance structures for countless institutions. That 1966 statement was reaffirmed in 2017 and deemed more important than ever in the face of increasing efforts to weaken and redefine shared governance. </w:t>
      </w:r>
      <w:r w:rsidR="00670123">
        <w:rPr>
          <w:rFonts w:ascii="Arial" w:hAnsi="Arial" w:cs="Arial"/>
          <w:color w:val="000000" w:themeColor="text1"/>
          <w:sz w:val="22"/>
          <w:szCs w:val="22"/>
          <w:shd w:val="clear" w:color="auto" w:fill="FFFFFF"/>
        </w:rPr>
        <w:t xml:space="preserve">The </w:t>
      </w:r>
      <w:r w:rsidR="00670123" w:rsidRPr="00595AB7">
        <w:rPr>
          <w:rFonts w:ascii="Arial" w:hAnsi="Arial" w:cs="Arial"/>
          <w:color w:val="000000" w:themeColor="text1"/>
          <w:sz w:val="22"/>
          <w:szCs w:val="22"/>
          <w:shd w:val="clear" w:color="auto" w:fill="FFFFFF"/>
        </w:rPr>
        <w:t xml:space="preserve">2017 reaffirmation of the 1966 statement </w:t>
      </w:r>
      <w:r w:rsidR="00670123">
        <w:rPr>
          <w:rFonts w:ascii="Arial" w:hAnsi="Arial" w:cs="Arial"/>
          <w:color w:val="000000" w:themeColor="text1"/>
          <w:sz w:val="22"/>
          <w:szCs w:val="22"/>
          <w:shd w:val="clear" w:color="auto" w:fill="FFFFFF"/>
        </w:rPr>
        <w:t xml:space="preserve">emphasized that </w:t>
      </w:r>
      <w:r w:rsidR="00670123" w:rsidRPr="00595AB7">
        <w:rPr>
          <w:rFonts w:ascii="Arial" w:hAnsi="Arial" w:cs="Arial"/>
          <w:color w:val="000000" w:themeColor="text1"/>
          <w:sz w:val="22"/>
          <w:szCs w:val="22"/>
          <w:shd w:val="clear" w:color="auto" w:fill="FFFFFF"/>
        </w:rPr>
        <w:t>“</w:t>
      </w:r>
      <w:r w:rsidR="00670123" w:rsidRPr="00670123">
        <w:rPr>
          <w:rFonts w:ascii="Arial" w:hAnsi="Arial" w:cs="Arial"/>
          <w:i/>
          <w:iCs/>
          <w:color w:val="000000" w:themeColor="text1"/>
          <w:sz w:val="22"/>
          <w:szCs w:val="22"/>
          <w:shd w:val="clear" w:color="auto" w:fill="FFFFFF"/>
        </w:rPr>
        <w:t>shared governance is based on interdependence, communication, and joint planning and effort among the components of an institution</w:t>
      </w:r>
      <w:r w:rsidR="00670123">
        <w:rPr>
          <w:rFonts w:ascii="Arial" w:hAnsi="Arial" w:cs="Arial"/>
          <w:i/>
          <w:iCs/>
          <w:color w:val="000000" w:themeColor="text1"/>
          <w:sz w:val="22"/>
          <w:szCs w:val="22"/>
          <w:shd w:val="clear" w:color="auto" w:fill="FFFFFF"/>
        </w:rPr>
        <w:t>.</w:t>
      </w:r>
      <w:r w:rsidR="00670123" w:rsidRPr="00595AB7">
        <w:rPr>
          <w:rFonts w:ascii="Arial" w:hAnsi="Arial" w:cs="Arial"/>
          <w:color w:val="000000" w:themeColor="text1"/>
          <w:sz w:val="22"/>
          <w:szCs w:val="22"/>
          <w:shd w:val="clear" w:color="auto" w:fill="FFFFFF"/>
        </w:rPr>
        <w:t>”</w:t>
      </w:r>
      <w:r w:rsidR="00670123">
        <w:rPr>
          <w:rFonts w:ascii="Arial" w:hAnsi="Arial" w:cs="Arial"/>
          <w:color w:val="000000" w:themeColor="text1"/>
          <w:sz w:val="22"/>
          <w:szCs w:val="22"/>
          <w:shd w:val="clear" w:color="auto" w:fill="FFFFFF"/>
        </w:rPr>
        <w:t xml:space="preserve"> </w:t>
      </w:r>
      <w:r w:rsidR="00F21DEA" w:rsidRPr="00F21DEA">
        <w:rPr>
          <w:rFonts w:ascii="Arial" w:hAnsi="Arial" w:cs="Arial"/>
          <w:color w:val="000000" w:themeColor="text1"/>
          <w:sz w:val="22"/>
          <w:szCs w:val="22"/>
          <w:shd w:val="clear" w:color="auto" w:fill="FFFFFF"/>
        </w:rPr>
        <w:t>In addition to violating my Academic Freedom, the retaliation I faced by the named persons over my utterances regarding my program were directly tied to my professional shared governance rights as described in the 1966 joint AAUP/AGB/ACR statement.</w:t>
      </w:r>
    </w:p>
    <w:p w14:paraId="2882F515" w14:textId="77777777" w:rsidR="00C530E6" w:rsidRDefault="00C530E6" w:rsidP="000E4DF1">
      <w:pPr>
        <w:rPr>
          <w:rFonts w:ascii="Arial" w:hAnsi="Arial" w:cs="Arial"/>
        </w:rPr>
      </w:pPr>
    </w:p>
    <w:p w14:paraId="65CA416C" w14:textId="2477CCCB" w:rsidR="00F97504" w:rsidRDefault="00F97504" w:rsidP="000E4DF1">
      <w:pPr>
        <w:rPr>
          <w:rFonts w:ascii="Arial" w:hAnsi="Arial" w:cs="Arial"/>
        </w:rPr>
      </w:pPr>
      <w:r w:rsidRPr="00A64ED8">
        <w:rPr>
          <w:rFonts w:ascii="Arial" w:hAnsi="Arial" w:cs="Arial"/>
          <w:color w:val="000000" w:themeColor="text1"/>
          <w:sz w:val="22"/>
          <w:szCs w:val="22"/>
        </w:rPr>
        <w:t>The U.S. Supreme Court has long held that Academic Freedom is a special concern of a professor’s 1</w:t>
      </w:r>
      <w:r w:rsidRPr="00A64ED8">
        <w:rPr>
          <w:rFonts w:ascii="Arial" w:hAnsi="Arial" w:cs="Arial"/>
          <w:color w:val="000000" w:themeColor="text1"/>
          <w:sz w:val="22"/>
          <w:szCs w:val="22"/>
          <w:vertAlign w:val="superscript"/>
        </w:rPr>
        <w:t>st</w:t>
      </w:r>
      <w:r w:rsidRPr="00A64ED8">
        <w:rPr>
          <w:rFonts w:ascii="Arial" w:hAnsi="Arial" w:cs="Arial"/>
          <w:color w:val="000000" w:themeColor="text1"/>
          <w:sz w:val="22"/>
          <w:szCs w:val="22"/>
        </w:rPr>
        <w:t xml:space="preserve"> Amendment rights. This includes the ability of public employees, including faculty, to speak and act on matters of public concern</w:t>
      </w:r>
      <w:r>
        <w:rPr>
          <w:rFonts w:ascii="Arial" w:hAnsi="Arial" w:cs="Arial"/>
          <w:color w:val="000000" w:themeColor="text1"/>
          <w:sz w:val="22"/>
          <w:szCs w:val="22"/>
        </w:rPr>
        <w:t>,</w:t>
      </w:r>
      <w:r w:rsidRPr="00A64ED8">
        <w:rPr>
          <w:rFonts w:ascii="Arial" w:hAnsi="Arial" w:cs="Arial"/>
          <w:color w:val="000000" w:themeColor="text1"/>
          <w:sz w:val="22"/>
          <w:szCs w:val="22"/>
        </w:rPr>
        <w:t xml:space="preserve"> as it is in the public’s interest for them to do so.</w:t>
      </w:r>
    </w:p>
    <w:p w14:paraId="2A3B49FC" w14:textId="77777777" w:rsidR="009143D9" w:rsidRDefault="009143D9" w:rsidP="000E4DF1">
      <w:pPr>
        <w:rPr>
          <w:rFonts w:ascii="Arial" w:hAnsi="Arial" w:cs="Arial"/>
        </w:rPr>
      </w:pPr>
    </w:p>
    <w:p w14:paraId="71A64C5B" w14:textId="37D4D02D"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Pr>
          <w:rFonts w:ascii="Arial" w:hAnsi="Arial" w:cs="Arial"/>
          <w:color w:val="000000" w:themeColor="text1"/>
          <w:sz w:val="22"/>
          <w:szCs w:val="22"/>
        </w:rPr>
        <w:t xml:space="preserve">The </w:t>
      </w:r>
      <w:r w:rsidRPr="00A64ED8">
        <w:rPr>
          <w:rFonts w:ascii="Arial" w:hAnsi="Arial" w:cs="Arial"/>
          <w:color w:val="000000" w:themeColor="text1"/>
          <w:sz w:val="22"/>
          <w:szCs w:val="22"/>
        </w:rPr>
        <w:t>1</w:t>
      </w:r>
      <w:r w:rsidRPr="00A64ED8">
        <w:rPr>
          <w:rFonts w:ascii="Arial" w:hAnsi="Arial" w:cs="Arial"/>
          <w:color w:val="000000" w:themeColor="text1"/>
          <w:sz w:val="22"/>
          <w:szCs w:val="22"/>
          <w:vertAlign w:val="superscript"/>
        </w:rPr>
        <w:t>st</w:t>
      </w:r>
      <w:r w:rsidRPr="00A64ED8">
        <w:rPr>
          <w:rFonts w:ascii="Arial" w:hAnsi="Arial" w:cs="Arial"/>
          <w:color w:val="000000" w:themeColor="text1"/>
          <w:sz w:val="22"/>
          <w:szCs w:val="22"/>
        </w:rPr>
        <w:t xml:space="preserve"> Amendment of the U.S. Constitution </w:t>
      </w:r>
      <w:proofErr w:type="gramStart"/>
      <w:r w:rsidRPr="00A64ED8">
        <w:rPr>
          <w:rFonts w:ascii="Arial" w:hAnsi="Arial" w:cs="Arial"/>
          <w:color w:val="000000" w:themeColor="text1"/>
          <w:sz w:val="22"/>
          <w:szCs w:val="22"/>
        </w:rPr>
        <w:t>states</w:t>
      </w:r>
      <w:proofErr w:type="gramEnd"/>
    </w:p>
    <w:p w14:paraId="13CC3FDD"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shd w:val="clear" w:color="auto" w:fill="FFFFFF"/>
        </w:rPr>
      </w:pPr>
      <w:r w:rsidRPr="00A64ED8">
        <w:rPr>
          <w:rFonts w:ascii="Arial" w:hAnsi="Arial" w:cs="Arial"/>
          <w:i/>
          <w:iCs/>
          <w:color w:val="000000" w:themeColor="text1"/>
          <w:sz w:val="20"/>
          <w:szCs w:val="20"/>
          <w:shd w:val="clear" w:color="auto" w:fill="FFFFFF"/>
        </w:rPr>
        <w:t>Congress shall make no law respecting an establishment of religion or prohibiting the free exercise thereof; or abridging the freedom of speech, or of the press; or the right of the people peaceably to assemble, and to petition the Government for a redress of grievances.</w:t>
      </w:r>
    </w:p>
    <w:p w14:paraId="1DBABE0E"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Article 1 of the Texas Constitution states under Section 8 (Freedom of Speech and Press Libel) the following:</w:t>
      </w:r>
    </w:p>
    <w:p w14:paraId="1B78BB6D" w14:textId="7A431959" w:rsidR="00F97504" w:rsidRPr="00F97504" w:rsidRDefault="00F97504" w:rsidP="000E4DF1">
      <w:pPr>
        <w:snapToGrid w:val="0"/>
        <w:spacing w:after="120"/>
        <w:ind w:left="360"/>
        <w:rPr>
          <w:rFonts w:ascii="Arial" w:hAnsi="Arial" w:cs="Arial"/>
          <w:i/>
          <w:iCs/>
          <w:color w:val="000000" w:themeColor="text1"/>
          <w:sz w:val="20"/>
          <w:szCs w:val="20"/>
        </w:rPr>
      </w:pPr>
      <w:r w:rsidRPr="00A64ED8">
        <w:rPr>
          <w:rFonts w:ascii="Arial" w:hAnsi="Arial" w:cs="Arial"/>
          <w:i/>
          <w:iCs/>
          <w:color w:val="000000" w:themeColor="text1"/>
          <w:sz w:val="20"/>
          <w:szCs w:val="20"/>
        </w:rPr>
        <w:lastRenderedPageBreak/>
        <w:t>Every person shall be at liberty to speak, write or publish his opinions on any subject, being responsible for the abuse of that privilege; and no law shall ever be passed curtailing the liberty of speech or of the press.</w:t>
      </w:r>
    </w:p>
    <w:p w14:paraId="6D0163B1" w14:textId="77777777" w:rsidR="00F97504" w:rsidRDefault="00F97504" w:rsidP="000E4DF1">
      <w:pPr>
        <w:pStyle w:val="NormalWeb"/>
        <w:snapToGrid w:val="0"/>
        <w:spacing w:before="0" w:beforeAutospacing="0" w:after="0" w:afterAutospacing="0"/>
        <w:ind w:left="360"/>
        <w:rPr>
          <w:rFonts w:ascii="Arial" w:hAnsi="Arial" w:cs="Arial"/>
          <w:i/>
          <w:iCs/>
          <w:color w:val="000000" w:themeColor="text1"/>
          <w:sz w:val="12"/>
          <w:szCs w:val="12"/>
        </w:rPr>
      </w:pPr>
    </w:p>
    <w:p w14:paraId="2193F898" w14:textId="5D5A128E" w:rsidR="00054642" w:rsidRPr="00054642" w:rsidRDefault="002B1A76" w:rsidP="00054642">
      <w:pPr>
        <w:pStyle w:val="NormalWeb"/>
        <w:shd w:val="clear" w:color="auto" w:fill="FFFFFF"/>
        <w:snapToGrid w:val="0"/>
        <w:spacing w:before="0" w:beforeAutospacing="0" w:after="120" w:afterAutospacing="0"/>
        <w:rPr>
          <w:rFonts w:ascii="Arial" w:hAnsi="Arial" w:cs="Arial"/>
          <w:color w:val="000000" w:themeColor="text1"/>
          <w:sz w:val="22"/>
          <w:szCs w:val="22"/>
        </w:rPr>
      </w:pPr>
      <w:r>
        <w:rPr>
          <w:rFonts w:ascii="Arial" w:hAnsi="Arial" w:cs="Arial"/>
          <w:color w:val="000000" w:themeColor="text1"/>
          <w:sz w:val="22"/>
          <w:szCs w:val="22"/>
        </w:rPr>
        <w:t xml:space="preserve">In retaliating against me for my academic viewpoints and being outspokenly critical of practices and procedures taking place within my department, the named persons in this grievance violated UT Austin’s Governing Principles. </w:t>
      </w:r>
      <w:r w:rsidR="00054642" w:rsidRPr="00054642">
        <w:rPr>
          <w:rFonts w:ascii="Arial" w:hAnsi="Arial" w:cs="Arial"/>
          <w:color w:val="000000" w:themeColor="text1"/>
          <w:sz w:val="22"/>
          <w:szCs w:val="22"/>
        </w:rPr>
        <w:t>UT Austin has reflected the Constitutional rights of its employees</w:t>
      </w:r>
      <w:r w:rsidR="00054642">
        <w:rPr>
          <w:rFonts w:ascii="Arial" w:hAnsi="Arial" w:cs="Arial"/>
          <w:color w:val="000000" w:themeColor="text1"/>
          <w:sz w:val="22"/>
          <w:szCs w:val="22"/>
        </w:rPr>
        <w:t>, including faculty,</w:t>
      </w:r>
      <w:r w:rsidR="00054642" w:rsidRPr="00054642">
        <w:rPr>
          <w:rFonts w:ascii="Arial" w:hAnsi="Arial" w:cs="Arial"/>
          <w:color w:val="000000" w:themeColor="text1"/>
          <w:sz w:val="22"/>
          <w:szCs w:val="22"/>
        </w:rPr>
        <w:t xml:space="preserve"> to Freedom of Speech in Subchapter 13 Section 101</w:t>
      </w:r>
      <w:r w:rsidR="00773D3A">
        <w:rPr>
          <w:rFonts w:ascii="Arial" w:hAnsi="Arial" w:cs="Arial"/>
          <w:color w:val="000000" w:themeColor="text1"/>
          <w:sz w:val="22"/>
          <w:szCs w:val="22"/>
        </w:rPr>
        <w:t>(a) and (c)</w:t>
      </w:r>
      <w:r w:rsidR="00054642" w:rsidRPr="00054642">
        <w:rPr>
          <w:rFonts w:ascii="Arial" w:hAnsi="Arial" w:cs="Arial"/>
          <w:color w:val="000000" w:themeColor="text1"/>
          <w:sz w:val="22"/>
          <w:szCs w:val="22"/>
        </w:rPr>
        <w:t xml:space="preserve"> (Freedom of Speech, Expression, and Assembly)</w:t>
      </w:r>
      <w:r>
        <w:rPr>
          <w:rFonts w:ascii="Arial" w:hAnsi="Arial" w:cs="Arial"/>
          <w:color w:val="000000" w:themeColor="text1"/>
          <w:sz w:val="22"/>
          <w:szCs w:val="22"/>
        </w:rPr>
        <w:t xml:space="preserve"> of its Governing Principles</w:t>
      </w:r>
      <w:r w:rsidR="00054642" w:rsidRPr="00054642">
        <w:rPr>
          <w:rFonts w:ascii="Arial" w:hAnsi="Arial" w:cs="Arial"/>
          <w:color w:val="000000" w:themeColor="text1"/>
          <w:sz w:val="22"/>
          <w:szCs w:val="22"/>
        </w:rPr>
        <w:t xml:space="preserve"> </w:t>
      </w:r>
      <w:r w:rsidR="00054642" w:rsidRPr="00054642">
        <w:rPr>
          <w:rFonts w:ascii="Arial" w:hAnsi="Arial" w:cs="Arial"/>
          <w:b/>
          <w:bCs/>
          <w:color w:val="000000" w:themeColor="text1"/>
          <w:sz w:val="22"/>
          <w:szCs w:val="22"/>
          <w:highlight w:val="yellow"/>
        </w:rPr>
        <w:t>(EXHIBIT XXXXXXX):</w:t>
      </w:r>
      <w:r w:rsidR="00054642" w:rsidRPr="00054642">
        <w:rPr>
          <w:rFonts w:ascii="Arial" w:hAnsi="Arial" w:cs="Arial"/>
          <w:color w:val="000000" w:themeColor="text1"/>
          <w:sz w:val="22"/>
          <w:szCs w:val="22"/>
        </w:rPr>
        <w:t xml:space="preserve"> </w:t>
      </w:r>
    </w:p>
    <w:p w14:paraId="1CE3B71F" w14:textId="5FF0EBD1" w:rsidR="00054642" w:rsidRDefault="00773D3A" w:rsidP="00054642">
      <w:pPr>
        <w:pStyle w:val="NormalWeb"/>
        <w:shd w:val="clear" w:color="auto" w:fill="FFFFFF"/>
        <w:snapToGrid w:val="0"/>
        <w:spacing w:before="0" w:beforeAutospacing="0" w:after="120" w:afterAutospacing="0"/>
        <w:ind w:left="360"/>
        <w:rPr>
          <w:rFonts w:ascii="Arial" w:hAnsi="Arial" w:cs="Arial"/>
          <w:i/>
          <w:iCs/>
          <w:color w:val="212121"/>
          <w:sz w:val="20"/>
          <w:szCs w:val="20"/>
        </w:rPr>
      </w:pPr>
      <w:r>
        <w:rPr>
          <w:rFonts w:ascii="Arial" w:hAnsi="Arial" w:cs="Arial"/>
          <w:i/>
          <w:iCs/>
          <w:color w:val="212121"/>
          <w:sz w:val="20"/>
          <w:szCs w:val="20"/>
        </w:rPr>
        <w:t>(a)</w:t>
      </w:r>
      <w:r w:rsidR="00054642" w:rsidRPr="00054642">
        <w:rPr>
          <w:rFonts w:ascii="Arial" w:hAnsi="Arial" w:cs="Arial"/>
          <w:i/>
          <w:iCs/>
          <w:color w:val="212121"/>
          <w:sz w:val="20"/>
          <w:szCs w:val="20"/>
        </w:rPr>
        <w:t xml:space="preserve">The freedoms of speech, expression, and assembly are fundamental rights of all persons and are central to the mission of the University. In accordance with this Chapter, students, faculty members, staff members, and Members of the Public have the right to assemble, to speak, and to attempt to attract the attention of others, and corresponding rights to hear the speech of others when they choose to listen, and to ignore the speech of others when they choose not to listen. </w:t>
      </w:r>
    </w:p>
    <w:p w14:paraId="1EF51CE8" w14:textId="71877EBC" w:rsidR="00773D3A" w:rsidRPr="00773D3A" w:rsidRDefault="00773D3A" w:rsidP="00E74ADF">
      <w:pPr>
        <w:pStyle w:val="NormalWeb"/>
        <w:shd w:val="clear" w:color="auto" w:fill="FFFFFF"/>
        <w:snapToGrid w:val="0"/>
        <w:spacing w:before="0" w:beforeAutospacing="0" w:after="120" w:afterAutospacing="0"/>
        <w:ind w:left="360"/>
        <w:rPr>
          <w:rFonts w:ascii="Arial" w:hAnsi="Arial" w:cs="Arial"/>
          <w:color w:val="212121"/>
          <w:sz w:val="20"/>
          <w:szCs w:val="20"/>
        </w:rPr>
      </w:pPr>
      <w:r w:rsidRPr="00773D3A">
        <w:rPr>
          <w:rFonts w:ascii="Arial" w:hAnsi="Arial" w:cs="Arial"/>
          <w:i/>
          <w:iCs/>
          <w:color w:val="212121"/>
          <w:sz w:val="20"/>
          <w:szCs w:val="20"/>
        </w:rPr>
        <w:t>(c)</w:t>
      </w:r>
      <w:r w:rsidRPr="00773D3A">
        <w:rPr>
          <w:rFonts w:ascii="Arial" w:hAnsi="Arial" w:cs="Arial"/>
          <w:color w:val="212121"/>
          <w:sz w:val="20"/>
          <w:szCs w:val="20"/>
        </w:rPr>
        <w:t xml:space="preserve"> </w:t>
      </w:r>
      <w:r w:rsidRPr="00773D3A">
        <w:rPr>
          <w:rFonts w:ascii="Arial" w:hAnsi="Arial" w:cs="Arial"/>
          <w:i/>
          <w:iCs/>
          <w:color w:val="212121"/>
          <w:sz w:val="20"/>
          <w:szCs w:val="20"/>
        </w:rPr>
        <w:t>Students, faculty, and staff members are free to express their views, individually or in organized groups, orally or in writing or by other symbols, on any topic, in all parts of the campus, subject only to rules necessary to preserve the equal rights of others and the other functions of the University</w:t>
      </w:r>
      <w:r>
        <w:rPr>
          <w:rFonts w:ascii="Arial" w:hAnsi="Arial" w:cs="Arial"/>
          <w:i/>
          <w:iCs/>
          <w:color w:val="212121"/>
          <w:sz w:val="20"/>
          <w:szCs w:val="20"/>
        </w:rPr>
        <w:t>..</w:t>
      </w:r>
      <w:r w:rsidRPr="00773D3A">
        <w:rPr>
          <w:rFonts w:ascii="Arial" w:hAnsi="Arial" w:cs="Arial"/>
          <w:i/>
          <w:iCs/>
          <w:color w:val="212121"/>
          <w:sz w:val="20"/>
          <w:szCs w:val="20"/>
        </w:rPr>
        <w:t>.</w:t>
      </w:r>
      <w:r w:rsidRPr="00773D3A">
        <w:rPr>
          <w:rFonts w:ascii="Arial" w:hAnsi="Arial" w:cs="Arial"/>
          <w:color w:val="212121"/>
          <w:sz w:val="20"/>
          <w:szCs w:val="20"/>
        </w:rPr>
        <w:t xml:space="preserve"> </w:t>
      </w:r>
    </w:p>
    <w:p w14:paraId="1383A1BC" w14:textId="0BA89BFF" w:rsidR="00773D3A" w:rsidRPr="00054642" w:rsidRDefault="002B1A76" w:rsidP="00E74ADF">
      <w:pPr>
        <w:pStyle w:val="NormalWeb"/>
        <w:shd w:val="clear" w:color="auto" w:fill="FFFFFF"/>
        <w:snapToGrid w:val="0"/>
        <w:spacing w:before="0" w:beforeAutospacing="0" w:after="120" w:afterAutospacing="0"/>
        <w:rPr>
          <w:rFonts w:ascii="Arial" w:hAnsi="Arial" w:cs="Arial"/>
          <w:i/>
          <w:iCs/>
          <w:color w:val="212121"/>
          <w:sz w:val="20"/>
          <w:szCs w:val="20"/>
        </w:rPr>
      </w:pPr>
      <w:r>
        <w:rPr>
          <w:rFonts w:ascii="Arial" w:hAnsi="Arial" w:cs="Arial"/>
          <w:color w:val="000000" w:themeColor="text1"/>
          <w:sz w:val="22"/>
          <w:szCs w:val="22"/>
        </w:rPr>
        <w:t>UT Austin’s Governing Principles Subchapter 13-101 also specifically prohibits the university (and therefore its employees) from discriminating against any person for expression, including academic viewpoint:</w:t>
      </w:r>
    </w:p>
    <w:p w14:paraId="6A69EBDB" w14:textId="0BFB4681" w:rsidR="00054642" w:rsidRPr="002B1A76" w:rsidRDefault="002B1A76" w:rsidP="002B1A76">
      <w:pPr>
        <w:pStyle w:val="NormalWeb"/>
        <w:shd w:val="clear" w:color="auto" w:fill="FFFFFF"/>
        <w:ind w:left="360"/>
        <w:rPr>
          <w:rFonts w:ascii="Arial" w:hAnsi="Arial" w:cs="Arial"/>
          <w:i/>
          <w:iCs/>
          <w:color w:val="212121"/>
          <w:sz w:val="20"/>
          <w:szCs w:val="20"/>
        </w:rPr>
      </w:pPr>
      <w:r w:rsidRPr="002B1A76">
        <w:rPr>
          <w:rFonts w:ascii="Arial" w:hAnsi="Arial" w:cs="Arial"/>
          <w:i/>
          <w:iCs/>
          <w:color w:val="212121"/>
          <w:sz w:val="20"/>
          <w:szCs w:val="20"/>
        </w:rPr>
        <w:t xml:space="preserve">(d)The University will not discriminate </w:t>
      </w:r>
      <w:proofErr w:type="gramStart"/>
      <w:r w:rsidRPr="002B1A76">
        <w:rPr>
          <w:rFonts w:ascii="Arial" w:hAnsi="Arial" w:cs="Arial"/>
          <w:i/>
          <w:iCs/>
          <w:color w:val="212121"/>
          <w:sz w:val="20"/>
          <w:szCs w:val="20"/>
        </w:rPr>
        <w:t>on the basis of</w:t>
      </w:r>
      <w:proofErr w:type="gramEnd"/>
      <w:r w:rsidRPr="002B1A76">
        <w:rPr>
          <w:rFonts w:ascii="Arial" w:hAnsi="Arial" w:cs="Arial"/>
          <w:i/>
          <w:iCs/>
          <w:color w:val="212121"/>
          <w:sz w:val="20"/>
          <w:szCs w:val="20"/>
        </w:rPr>
        <w:t xml:space="preserve"> the political, religious, philosophical, ideological, or academic viewpoint expressed by any person, either in the enforcement and administration of these rules or otherwise. This subsection does not limit the University's ability to enforce provisions involving prohibited categories of expression described in Subchapter 13-200. </w:t>
      </w:r>
    </w:p>
    <w:p w14:paraId="695A709D" w14:textId="0C7E7C14"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A host of high-level court cases have ruled consistently with the AAUP/AAC&amp;U/AGB’s statements regarding Academic Freedom and the importance of its protection to society. In </w:t>
      </w:r>
      <w:proofErr w:type="spellStart"/>
      <w:r w:rsidRPr="00A64ED8">
        <w:rPr>
          <w:rFonts w:ascii="Arial" w:hAnsi="Arial" w:cs="Arial"/>
          <w:i/>
          <w:iCs/>
          <w:color w:val="000000" w:themeColor="text1"/>
          <w:sz w:val="22"/>
          <w:szCs w:val="22"/>
        </w:rPr>
        <w:t>Keyish</w:t>
      </w:r>
      <w:r>
        <w:rPr>
          <w:rFonts w:ascii="Arial" w:hAnsi="Arial" w:cs="Arial"/>
          <w:i/>
          <w:iCs/>
          <w:color w:val="000000" w:themeColor="text1"/>
          <w:sz w:val="22"/>
          <w:szCs w:val="22"/>
        </w:rPr>
        <w:t>i</w:t>
      </w:r>
      <w:r w:rsidRPr="00A64ED8">
        <w:rPr>
          <w:rFonts w:ascii="Arial" w:hAnsi="Arial" w:cs="Arial"/>
          <w:i/>
          <w:iCs/>
          <w:color w:val="000000" w:themeColor="text1"/>
          <w:sz w:val="22"/>
          <w:szCs w:val="22"/>
        </w:rPr>
        <w:t>an</w:t>
      </w:r>
      <w:proofErr w:type="spellEnd"/>
      <w:r w:rsidRPr="00A64ED8">
        <w:rPr>
          <w:rFonts w:ascii="Arial" w:hAnsi="Arial" w:cs="Arial"/>
          <w:i/>
          <w:iCs/>
          <w:color w:val="000000" w:themeColor="text1"/>
          <w:sz w:val="22"/>
          <w:szCs w:val="22"/>
        </w:rPr>
        <w:t xml:space="preserve"> v. Bd. of Regents</w:t>
      </w:r>
      <w:r>
        <w:rPr>
          <w:rFonts w:ascii="Arial" w:hAnsi="Arial" w:cs="Arial"/>
          <w:color w:val="000000" w:themeColor="text1"/>
          <w:sz w:val="22"/>
          <w:szCs w:val="22"/>
        </w:rPr>
        <w:t xml:space="preserve"> (</w:t>
      </w:r>
      <w:r w:rsidRPr="00A64ED8">
        <w:rPr>
          <w:rFonts w:ascii="Arial" w:hAnsi="Arial" w:cs="Arial"/>
          <w:i/>
          <w:iCs/>
          <w:color w:val="000000" w:themeColor="text1"/>
          <w:sz w:val="22"/>
          <w:szCs w:val="22"/>
        </w:rPr>
        <w:t>385 U.S. 589, 603 (1967)</w:t>
      </w:r>
      <w:r>
        <w:rPr>
          <w:rFonts w:ascii="Arial" w:hAnsi="Arial" w:cs="Arial"/>
          <w:i/>
          <w:iCs/>
          <w:color w:val="000000" w:themeColor="text1"/>
          <w:sz w:val="22"/>
          <w:szCs w:val="22"/>
        </w:rPr>
        <w:t>)</w:t>
      </w:r>
      <w:r w:rsidRPr="00A64ED8">
        <w:rPr>
          <w:rFonts w:ascii="Arial" w:hAnsi="Arial" w:cs="Arial"/>
          <w:color w:val="000000" w:themeColor="text1"/>
          <w:sz w:val="22"/>
          <w:szCs w:val="22"/>
        </w:rPr>
        <w:t xml:space="preserve"> the U.S. Supreme Court designated Academic Freedom as</w:t>
      </w:r>
    </w:p>
    <w:p w14:paraId="4D9F25DB"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rPr>
      </w:pPr>
      <w:r w:rsidRPr="00A64ED8">
        <w:rPr>
          <w:rFonts w:ascii="Arial" w:hAnsi="Arial" w:cs="Arial"/>
          <w:color w:val="000000" w:themeColor="text1"/>
          <w:sz w:val="20"/>
          <w:szCs w:val="20"/>
        </w:rPr>
        <w:t>“</w:t>
      </w:r>
      <w:r w:rsidRPr="00A64ED8">
        <w:rPr>
          <w:rFonts w:ascii="Arial" w:hAnsi="Arial" w:cs="Arial"/>
          <w:i/>
          <w:iCs/>
          <w:color w:val="000000" w:themeColor="text1"/>
          <w:sz w:val="20"/>
          <w:szCs w:val="20"/>
        </w:rPr>
        <w:t>a special concern of the First Amendment,”</w:t>
      </w:r>
    </w:p>
    <w:p w14:paraId="6D7C0ED5" w14:textId="77777777" w:rsidR="00F97504" w:rsidRPr="00A64ED8" w:rsidRDefault="00F97504" w:rsidP="000E4DF1">
      <w:pPr>
        <w:pStyle w:val="NormalWeb"/>
        <w:snapToGrid w:val="0"/>
        <w:spacing w:before="0" w:beforeAutospacing="0" w:after="120" w:afterAutospacing="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 </w:t>
      </w:r>
      <w:r w:rsidRPr="00A64ED8">
        <w:rPr>
          <w:rFonts w:ascii="Arial" w:hAnsi="Arial" w:cs="Arial"/>
          <w:color w:val="000000" w:themeColor="text1"/>
          <w:sz w:val="22"/>
          <w:szCs w:val="22"/>
        </w:rPr>
        <w:t>citing that</w:t>
      </w:r>
      <w:r w:rsidRPr="00A64ED8">
        <w:rPr>
          <w:rFonts w:ascii="Arial" w:hAnsi="Arial" w:cs="Arial"/>
          <w:i/>
          <w:iCs/>
          <w:color w:val="000000" w:themeColor="text1"/>
          <w:sz w:val="22"/>
          <w:szCs w:val="22"/>
        </w:rPr>
        <w:t xml:space="preserve"> </w:t>
      </w:r>
    </w:p>
    <w:p w14:paraId="4B51FE22" w14:textId="77777777" w:rsidR="00F97504" w:rsidRPr="00A64ED8" w:rsidRDefault="00F97504" w:rsidP="000E4DF1">
      <w:pPr>
        <w:pStyle w:val="NormalWeb"/>
        <w:snapToGrid w:val="0"/>
        <w:spacing w:before="0" w:beforeAutospacing="0" w:after="120" w:afterAutospacing="0"/>
        <w:ind w:left="360"/>
        <w:rPr>
          <w:rFonts w:ascii="Arial" w:hAnsi="Arial" w:cs="Arial"/>
          <w:color w:val="000000" w:themeColor="text1"/>
          <w:sz w:val="28"/>
          <w:szCs w:val="28"/>
        </w:rPr>
      </w:pPr>
      <w:r w:rsidRPr="00A64ED8">
        <w:rPr>
          <w:rFonts w:ascii="Arial" w:hAnsi="Arial" w:cs="Arial"/>
          <w:i/>
          <w:iCs/>
          <w:color w:val="000000" w:themeColor="text1"/>
          <w:sz w:val="20"/>
          <w:szCs w:val="20"/>
        </w:rPr>
        <w:t>“Our Nation is deeply committed to safeguarding academic freedom, which is of transcendent value to all of us and not merely to the teachers concerned</w:t>
      </w:r>
      <w:r w:rsidRPr="00A64ED8">
        <w:rPr>
          <w:rFonts w:ascii="Arial" w:hAnsi="Arial" w:cs="Arial"/>
          <w:color w:val="000000" w:themeColor="text1"/>
          <w:sz w:val="20"/>
          <w:szCs w:val="20"/>
        </w:rPr>
        <w:t>.”</w:t>
      </w:r>
      <w:r w:rsidRPr="00A64ED8">
        <w:rPr>
          <w:rFonts w:ascii="Arial" w:hAnsi="Arial" w:cs="Arial"/>
          <w:color w:val="000000" w:themeColor="text1"/>
          <w:sz w:val="28"/>
          <w:szCs w:val="28"/>
        </w:rPr>
        <w:t xml:space="preserve"> </w:t>
      </w:r>
    </w:p>
    <w:p w14:paraId="238F48D4" w14:textId="77777777" w:rsidR="00F97504" w:rsidRPr="00207857" w:rsidRDefault="00F97504" w:rsidP="000E4DF1">
      <w:pPr>
        <w:snapToGrid w:val="0"/>
        <w:spacing w:after="120"/>
        <w:rPr>
          <w:rFonts w:ascii="Arial" w:hAnsi="Arial" w:cs="Arial"/>
          <w:color w:val="000000"/>
          <w:sz w:val="22"/>
          <w:szCs w:val="22"/>
          <w:shd w:val="clear" w:color="auto" w:fill="FFFFFF"/>
        </w:rPr>
      </w:pPr>
      <w:r w:rsidRPr="00207857">
        <w:rPr>
          <w:rStyle w:val="Emphasis"/>
          <w:rFonts w:ascii="Arial" w:hAnsi="Arial" w:cs="Arial"/>
          <w:color w:val="000000"/>
          <w:sz w:val="22"/>
          <w:szCs w:val="22"/>
        </w:rPr>
        <w:t>Connick</w:t>
      </w:r>
      <w:r w:rsidRPr="00207857">
        <w:rPr>
          <w:rStyle w:val="apple-converted-space"/>
          <w:rFonts w:ascii="Arial" w:hAnsi="Arial" w:cs="Arial"/>
          <w:color w:val="000000"/>
          <w:sz w:val="22"/>
          <w:szCs w:val="22"/>
          <w:shd w:val="clear" w:color="auto" w:fill="FFFFFF"/>
        </w:rPr>
        <w:t> </w:t>
      </w:r>
      <w:r w:rsidRPr="00207857">
        <w:rPr>
          <w:rFonts w:ascii="Arial" w:hAnsi="Arial" w:cs="Arial"/>
          <w:color w:val="000000"/>
          <w:sz w:val="22"/>
          <w:szCs w:val="22"/>
          <w:shd w:val="clear" w:color="auto" w:fill="FFFFFF"/>
        </w:rPr>
        <w:t>v.</w:t>
      </w:r>
      <w:r w:rsidRPr="00207857">
        <w:rPr>
          <w:rStyle w:val="apple-converted-space"/>
          <w:rFonts w:ascii="Arial" w:hAnsi="Arial" w:cs="Arial"/>
          <w:color w:val="000000"/>
          <w:sz w:val="22"/>
          <w:szCs w:val="22"/>
          <w:shd w:val="clear" w:color="auto" w:fill="FFFFFF"/>
        </w:rPr>
        <w:t> </w:t>
      </w:r>
      <w:r w:rsidRPr="00207857">
        <w:rPr>
          <w:rStyle w:val="Emphasis"/>
          <w:rFonts w:ascii="Arial" w:hAnsi="Arial" w:cs="Arial"/>
          <w:color w:val="000000"/>
          <w:sz w:val="22"/>
          <w:szCs w:val="22"/>
        </w:rPr>
        <w:t>Myers</w:t>
      </w:r>
      <w:r w:rsidRPr="00207857">
        <w:rPr>
          <w:rFonts w:ascii="Arial" w:hAnsi="Arial" w:cs="Arial"/>
          <w:sz w:val="22"/>
          <w:szCs w:val="22"/>
        </w:rPr>
        <w:t>, </w:t>
      </w:r>
      <w:hyperlink r:id="rId5" w:history="1">
        <w:r w:rsidRPr="00207857">
          <w:rPr>
            <w:rFonts w:ascii="Arial" w:hAnsi="Arial" w:cs="Arial"/>
            <w:sz w:val="22"/>
            <w:szCs w:val="22"/>
          </w:rPr>
          <w:t>461 U. S. 138</w:t>
        </w:r>
      </w:hyperlink>
      <w:r w:rsidRPr="00207857">
        <w:rPr>
          <w:rFonts w:ascii="Arial" w:hAnsi="Arial" w:cs="Arial"/>
          <w:sz w:val="22"/>
          <w:szCs w:val="22"/>
        </w:rPr>
        <w:t>, 142 (1983</w:t>
      </w:r>
      <w:r w:rsidRPr="00207857">
        <w:rPr>
          <w:rFonts w:ascii="Arial" w:hAnsi="Arial" w:cs="Arial"/>
          <w:color w:val="000000"/>
          <w:sz w:val="22"/>
          <w:szCs w:val="22"/>
          <w:shd w:val="clear" w:color="auto" w:fill="FFFFFF"/>
        </w:rPr>
        <w:t xml:space="preserve">) accordingly </w:t>
      </w:r>
      <w:proofErr w:type="gramStart"/>
      <w:r w:rsidRPr="00207857">
        <w:rPr>
          <w:rFonts w:ascii="Arial" w:hAnsi="Arial" w:cs="Arial"/>
          <w:color w:val="000000"/>
          <w:sz w:val="22"/>
          <w:szCs w:val="22"/>
          <w:shd w:val="clear" w:color="auto" w:fill="FFFFFF"/>
        </w:rPr>
        <w:t>ruled</w:t>
      </w:r>
      <w:proofErr w:type="gramEnd"/>
      <w:r w:rsidRPr="00207857">
        <w:rPr>
          <w:rFonts w:ascii="Arial" w:hAnsi="Arial" w:cs="Arial"/>
          <w:color w:val="000000"/>
          <w:sz w:val="22"/>
          <w:szCs w:val="22"/>
          <w:shd w:val="clear" w:color="auto" w:fill="FFFFFF"/>
        </w:rPr>
        <w:t xml:space="preserve"> </w:t>
      </w:r>
    </w:p>
    <w:p w14:paraId="4AE9A4C3"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rPr>
      </w:pPr>
      <w:r w:rsidRPr="00A64ED8">
        <w:rPr>
          <w:rFonts w:ascii="Arial" w:hAnsi="Arial" w:cs="Arial"/>
          <w:i/>
          <w:iCs/>
          <w:color w:val="000000"/>
          <w:sz w:val="20"/>
          <w:szCs w:val="20"/>
          <w:shd w:val="clear" w:color="auto" w:fill="FFFFFF"/>
        </w:rPr>
        <w:t>“a State cannot condition public employment on a basis that infringes the employee’s constitutionally protected interest in freedom of expression.”</w:t>
      </w:r>
      <w:r w:rsidRPr="00A64ED8">
        <w:rPr>
          <w:rStyle w:val="apple-converted-space"/>
          <w:rFonts w:ascii="Arial" w:eastAsiaTheme="majorEastAsia" w:hAnsi="Arial" w:cs="Arial"/>
          <w:i/>
          <w:iCs/>
          <w:color w:val="000000"/>
          <w:sz w:val="20"/>
          <w:szCs w:val="20"/>
          <w:shd w:val="clear" w:color="auto" w:fill="FFFFFF"/>
        </w:rPr>
        <w:t> </w:t>
      </w:r>
    </w:p>
    <w:p w14:paraId="0062AC14"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The vital importance of the protection of Academic Freedom has been reiterated in multiple higher court ruling post-</w:t>
      </w:r>
      <w:proofErr w:type="spellStart"/>
      <w:r w:rsidRPr="00A64ED8">
        <w:rPr>
          <w:rFonts w:ascii="Arial" w:hAnsi="Arial" w:cs="Arial"/>
          <w:i/>
          <w:iCs/>
          <w:color w:val="000000" w:themeColor="text1"/>
          <w:sz w:val="22"/>
          <w:szCs w:val="22"/>
        </w:rPr>
        <w:t>Keyishian</w:t>
      </w:r>
      <w:proofErr w:type="spellEnd"/>
      <w:r w:rsidRPr="00A64ED8">
        <w:rPr>
          <w:rFonts w:ascii="Arial" w:hAnsi="Arial" w:cs="Arial"/>
          <w:i/>
          <w:iCs/>
          <w:color w:val="000000" w:themeColor="text1"/>
          <w:sz w:val="22"/>
          <w:szCs w:val="22"/>
        </w:rPr>
        <w:t xml:space="preserve">. </w:t>
      </w:r>
      <w:r w:rsidRPr="00A64ED8">
        <w:rPr>
          <w:rFonts w:ascii="Arial" w:hAnsi="Arial" w:cs="Arial"/>
          <w:color w:val="000000" w:themeColor="text1"/>
          <w:sz w:val="22"/>
          <w:szCs w:val="22"/>
        </w:rPr>
        <w:t>In the years following that 1967 landmark U.S. Supreme Court ruling, a series of court cases have tested the scope and application of Academic Freedom, with multiple circuit courts emphasizing the Constitutional right of higher education faculty to exercise their 1</w:t>
      </w:r>
      <w:r w:rsidRPr="00A64ED8">
        <w:rPr>
          <w:rFonts w:ascii="Arial" w:hAnsi="Arial" w:cs="Arial"/>
          <w:color w:val="000000" w:themeColor="text1"/>
          <w:sz w:val="22"/>
          <w:szCs w:val="22"/>
          <w:vertAlign w:val="superscript"/>
        </w:rPr>
        <w:t>st</w:t>
      </w:r>
      <w:r w:rsidRPr="00A64ED8">
        <w:rPr>
          <w:rFonts w:ascii="Arial" w:hAnsi="Arial" w:cs="Arial"/>
          <w:color w:val="000000" w:themeColor="text1"/>
          <w:sz w:val="22"/>
          <w:szCs w:val="22"/>
        </w:rPr>
        <w:t xml:space="preserve"> Amendment rights in the form of Academic Freedom, including their right to voice concern over institutional practices and policies without fear of retribution, and that that right is in the public’s interest. </w:t>
      </w:r>
    </w:p>
    <w:p w14:paraId="64702992"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For example, t</w:t>
      </w:r>
      <w:r w:rsidRPr="00A64ED8">
        <w:rPr>
          <w:rFonts w:ascii="Arial" w:hAnsi="Arial" w:cs="Arial"/>
          <w:i/>
          <w:iCs/>
          <w:color w:val="000000" w:themeColor="text1"/>
          <w:sz w:val="22"/>
          <w:szCs w:val="22"/>
        </w:rPr>
        <w:t>he 6</w:t>
      </w:r>
      <w:r w:rsidRPr="00A64ED8">
        <w:rPr>
          <w:rFonts w:ascii="Arial" w:hAnsi="Arial" w:cs="Arial"/>
          <w:i/>
          <w:iCs/>
          <w:color w:val="000000" w:themeColor="text1"/>
          <w:sz w:val="22"/>
          <w:szCs w:val="22"/>
          <w:vertAlign w:val="superscript"/>
        </w:rPr>
        <w:t>th</w:t>
      </w:r>
      <w:r w:rsidRPr="00A64ED8">
        <w:rPr>
          <w:rFonts w:ascii="Arial" w:hAnsi="Arial" w:cs="Arial"/>
          <w:i/>
          <w:iCs/>
          <w:color w:val="000000" w:themeColor="text1"/>
          <w:sz w:val="22"/>
          <w:szCs w:val="22"/>
        </w:rPr>
        <w:t xml:space="preserve"> Circuit Court of Appeals in 1995 </w:t>
      </w:r>
      <w:r w:rsidRPr="00A64ED8">
        <w:rPr>
          <w:rFonts w:ascii="Arial" w:hAnsi="Arial" w:cs="Arial"/>
          <w:i/>
          <w:iCs/>
          <w:sz w:val="22"/>
          <w:szCs w:val="22"/>
        </w:rPr>
        <w:t>Dambrot v. Cent. Mich. Univ. (</w:t>
      </w:r>
      <w:r w:rsidRPr="00A64ED8">
        <w:rPr>
          <w:rFonts w:ascii="Arial" w:hAnsi="Arial" w:cs="Arial"/>
          <w:sz w:val="22"/>
          <w:szCs w:val="22"/>
        </w:rPr>
        <w:t xml:space="preserve">55 F.3d 1177, 1189) emphasized that the protection of Academic Freedom is of societal interest </w:t>
      </w:r>
      <w:proofErr w:type="gramStart"/>
      <w:r w:rsidRPr="00A64ED8">
        <w:rPr>
          <w:rFonts w:ascii="Arial" w:hAnsi="Arial" w:cs="Arial"/>
          <w:sz w:val="22"/>
          <w:szCs w:val="22"/>
        </w:rPr>
        <w:t>when</w:t>
      </w:r>
      <w:proofErr w:type="gramEnd"/>
      <w:r w:rsidRPr="00A64ED8">
        <w:rPr>
          <w:rFonts w:ascii="Arial" w:hAnsi="Arial" w:cs="Arial"/>
          <w:sz w:val="22"/>
          <w:szCs w:val="22"/>
        </w:rPr>
        <w:t xml:space="preserve"> </w:t>
      </w:r>
    </w:p>
    <w:p w14:paraId="3DF7A99F"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rPr>
      </w:pPr>
      <w:r w:rsidRPr="00A64ED8">
        <w:rPr>
          <w:rFonts w:ascii="Arial" w:hAnsi="Arial" w:cs="Arial"/>
          <w:i/>
          <w:iCs/>
          <w:color w:val="000000" w:themeColor="text1"/>
          <w:sz w:val="20"/>
          <w:szCs w:val="20"/>
        </w:rPr>
        <w:lastRenderedPageBreak/>
        <w:t>“</w:t>
      </w:r>
      <w:proofErr w:type="gramStart"/>
      <w:r w:rsidRPr="00A64ED8">
        <w:rPr>
          <w:rFonts w:ascii="Arial" w:hAnsi="Arial" w:cs="Arial"/>
          <w:i/>
          <w:iCs/>
          <w:color w:val="000000" w:themeColor="text1"/>
          <w:sz w:val="20"/>
          <w:szCs w:val="20"/>
        </w:rPr>
        <w:t>the</w:t>
      </w:r>
      <w:proofErr w:type="gramEnd"/>
      <w:r w:rsidRPr="00A64ED8">
        <w:rPr>
          <w:rFonts w:ascii="Arial" w:hAnsi="Arial" w:cs="Arial"/>
          <w:i/>
          <w:iCs/>
          <w:color w:val="000000" w:themeColor="text1"/>
          <w:sz w:val="20"/>
          <w:szCs w:val="20"/>
        </w:rPr>
        <w:t xml:space="preserve"> speech advances an idea transcending personal interest or opinion which impacts our social and/or political lives.” </w:t>
      </w:r>
    </w:p>
    <w:p w14:paraId="613309FB" w14:textId="77777777" w:rsidR="00F97504" w:rsidRPr="00A64ED8" w:rsidRDefault="00F97504" w:rsidP="000E4DF1">
      <w:pPr>
        <w:pStyle w:val="NormalWeb"/>
        <w:snapToGrid w:val="0"/>
        <w:spacing w:before="0" w:beforeAutospacing="0" w:after="120" w:afterAutospacing="0"/>
        <w:rPr>
          <w:rFonts w:ascii="Arial" w:hAnsi="Arial" w:cs="Arial"/>
          <w:sz w:val="22"/>
          <w:szCs w:val="22"/>
        </w:rPr>
      </w:pPr>
      <w:r w:rsidRPr="00A64ED8">
        <w:rPr>
          <w:rFonts w:ascii="Arial" w:hAnsi="Arial" w:cs="Arial"/>
          <w:sz w:val="22"/>
          <w:szCs w:val="22"/>
        </w:rPr>
        <w:t xml:space="preserve">The court went on to </w:t>
      </w:r>
      <w:proofErr w:type="gramStart"/>
      <w:r w:rsidRPr="00A64ED8">
        <w:rPr>
          <w:rFonts w:ascii="Arial" w:hAnsi="Arial" w:cs="Arial"/>
          <w:sz w:val="22"/>
          <w:szCs w:val="22"/>
        </w:rPr>
        <w:t>note</w:t>
      </w:r>
      <w:proofErr w:type="gramEnd"/>
    </w:p>
    <w:p w14:paraId="7E12DE7C" w14:textId="77777777" w:rsidR="00F97504" w:rsidRPr="00A64ED8" w:rsidRDefault="00F97504" w:rsidP="000E4DF1">
      <w:pPr>
        <w:pStyle w:val="NormalWeb"/>
        <w:snapToGrid w:val="0"/>
        <w:spacing w:before="0" w:beforeAutospacing="0" w:after="120" w:afterAutospacing="0"/>
        <w:ind w:left="36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 “</w:t>
      </w:r>
      <w:proofErr w:type="gramStart"/>
      <w:r w:rsidRPr="00A64ED8">
        <w:rPr>
          <w:rFonts w:ascii="Arial" w:hAnsi="Arial" w:cs="Arial"/>
          <w:i/>
          <w:iCs/>
          <w:color w:val="000000" w:themeColor="text1"/>
          <w:sz w:val="20"/>
          <w:szCs w:val="20"/>
        </w:rPr>
        <w:t>what</w:t>
      </w:r>
      <w:proofErr w:type="gramEnd"/>
      <w:r w:rsidRPr="00A64ED8">
        <w:rPr>
          <w:rFonts w:ascii="Arial" w:hAnsi="Arial" w:cs="Arial"/>
          <w:i/>
          <w:iCs/>
          <w:color w:val="000000" w:themeColor="text1"/>
          <w:sz w:val="20"/>
          <w:szCs w:val="20"/>
        </w:rPr>
        <w:t xml:space="preserve"> constitutes a public concern and what raises academic freedom concerns is of essentially the same character.”</w:t>
      </w:r>
    </w:p>
    <w:p w14:paraId="34EE485D" w14:textId="77777777" w:rsidR="00F97504" w:rsidRPr="00A64ED8" w:rsidRDefault="00F97504" w:rsidP="000E4DF1">
      <w:pPr>
        <w:pStyle w:val="NormalWeb"/>
        <w:snapToGrid w:val="0"/>
        <w:spacing w:before="0" w:beforeAutospacing="0" w:after="120" w:afterAutospacing="0"/>
        <w:rPr>
          <w:rFonts w:ascii="Arial" w:hAnsi="Arial" w:cs="Arial"/>
          <w:sz w:val="22"/>
          <w:szCs w:val="22"/>
        </w:rPr>
      </w:pPr>
      <w:r w:rsidRPr="00A64ED8">
        <w:rPr>
          <w:rFonts w:ascii="Arial" w:hAnsi="Arial" w:cs="Arial"/>
          <w:i/>
          <w:iCs/>
          <w:sz w:val="22"/>
          <w:szCs w:val="22"/>
        </w:rPr>
        <w:t>In 2001, a 6</w:t>
      </w:r>
      <w:r w:rsidRPr="00A64ED8">
        <w:rPr>
          <w:rFonts w:ascii="Arial" w:hAnsi="Arial" w:cs="Arial"/>
          <w:i/>
          <w:iCs/>
          <w:sz w:val="22"/>
          <w:szCs w:val="22"/>
          <w:vertAlign w:val="superscript"/>
        </w:rPr>
        <w:t>th</w:t>
      </w:r>
      <w:r w:rsidRPr="00A64ED8">
        <w:rPr>
          <w:rFonts w:ascii="Arial" w:hAnsi="Arial" w:cs="Arial"/>
          <w:i/>
          <w:iCs/>
          <w:sz w:val="22"/>
          <w:szCs w:val="22"/>
        </w:rPr>
        <w:t xml:space="preserve"> Circuit Court ruling in Hardy v. Jefferson </w:t>
      </w:r>
      <w:proofErr w:type="spellStart"/>
      <w:r w:rsidRPr="00A64ED8">
        <w:rPr>
          <w:rFonts w:ascii="Arial" w:hAnsi="Arial" w:cs="Arial"/>
          <w:i/>
          <w:iCs/>
          <w:sz w:val="22"/>
          <w:szCs w:val="22"/>
        </w:rPr>
        <w:t>Cmty</w:t>
      </w:r>
      <w:proofErr w:type="spellEnd"/>
      <w:r w:rsidRPr="00A64ED8">
        <w:rPr>
          <w:rFonts w:ascii="Arial" w:hAnsi="Arial" w:cs="Arial"/>
          <w:i/>
          <w:iCs/>
          <w:sz w:val="22"/>
          <w:szCs w:val="22"/>
        </w:rPr>
        <w:t>. Coll.</w:t>
      </w:r>
      <w:r w:rsidRPr="00A64ED8">
        <w:rPr>
          <w:rFonts w:ascii="Arial" w:hAnsi="Arial" w:cs="Arial"/>
          <w:sz w:val="22"/>
          <w:szCs w:val="22"/>
        </w:rPr>
        <w:t xml:space="preserve"> </w:t>
      </w:r>
      <w:r w:rsidRPr="00A64ED8">
        <w:rPr>
          <w:rFonts w:ascii="Arial" w:hAnsi="Arial" w:cs="Arial"/>
          <w:i/>
          <w:iCs/>
          <w:sz w:val="22"/>
          <w:szCs w:val="22"/>
        </w:rPr>
        <w:t xml:space="preserve">(260 F.3d 671, 680) </w:t>
      </w:r>
      <w:proofErr w:type="gramStart"/>
      <w:r w:rsidRPr="00A64ED8">
        <w:rPr>
          <w:rFonts w:ascii="Arial" w:hAnsi="Arial" w:cs="Arial"/>
          <w:sz w:val="22"/>
          <w:szCs w:val="22"/>
        </w:rPr>
        <w:t>held</w:t>
      </w:r>
      <w:proofErr w:type="gramEnd"/>
    </w:p>
    <w:p w14:paraId="562CDDE9" w14:textId="77777777" w:rsidR="00F97504" w:rsidRDefault="00F97504" w:rsidP="000E4DF1">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“[t]he vigilant protection of constitutional freedoms is nowhere more vital than in the community of American schools,” </w:t>
      </w:r>
    </w:p>
    <w:p w14:paraId="3D9543FD" w14:textId="77777777" w:rsidR="00F97504" w:rsidRDefault="00F97504" w:rsidP="000E4DF1">
      <w:pPr>
        <w:pStyle w:val="NormalWeb"/>
        <w:snapToGrid w:val="0"/>
        <w:spacing w:before="0" w:beforeAutospacing="0" w:after="120" w:afterAutospacing="0"/>
        <w:rPr>
          <w:rFonts w:ascii="Arial" w:hAnsi="Arial" w:cs="Arial"/>
          <w:i/>
          <w:iCs/>
          <w:color w:val="000000" w:themeColor="text1"/>
          <w:sz w:val="22"/>
          <w:szCs w:val="22"/>
        </w:rPr>
      </w:pPr>
      <w:r w:rsidRPr="00F97504">
        <w:rPr>
          <w:rFonts w:ascii="Arial" w:hAnsi="Arial" w:cs="Arial"/>
          <w:color w:val="000000" w:themeColor="text1"/>
          <w:sz w:val="22"/>
          <w:szCs w:val="22"/>
        </w:rPr>
        <w:t xml:space="preserve">and that Academic Freedom </w:t>
      </w:r>
      <w:proofErr w:type="gramStart"/>
      <w:r w:rsidRPr="00F97504">
        <w:rPr>
          <w:rFonts w:ascii="Arial" w:hAnsi="Arial" w:cs="Arial"/>
          <w:color w:val="000000" w:themeColor="text1"/>
          <w:sz w:val="22"/>
          <w:szCs w:val="22"/>
        </w:rPr>
        <w:t>is</w:t>
      </w:r>
      <w:proofErr w:type="gramEnd"/>
      <w:r w:rsidRPr="00F97504">
        <w:rPr>
          <w:rFonts w:ascii="Arial" w:hAnsi="Arial" w:cs="Arial"/>
          <w:i/>
          <w:iCs/>
          <w:color w:val="000000" w:themeColor="text1"/>
          <w:sz w:val="22"/>
          <w:szCs w:val="22"/>
        </w:rPr>
        <w:t xml:space="preserve"> </w:t>
      </w:r>
    </w:p>
    <w:p w14:paraId="6847A267" w14:textId="7CD211EB" w:rsidR="00F97504" w:rsidRPr="00054642" w:rsidRDefault="00F97504" w:rsidP="00054642">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one</w:t>
      </w:r>
      <w:proofErr w:type="gramEnd"/>
      <w:r w:rsidRPr="00A64ED8">
        <w:rPr>
          <w:rFonts w:ascii="Arial" w:hAnsi="Arial" w:cs="Arial"/>
          <w:i/>
          <w:iCs/>
          <w:color w:val="000000" w:themeColor="text1"/>
          <w:sz w:val="20"/>
          <w:szCs w:val="20"/>
        </w:rPr>
        <w:t xml:space="preserve"> of our most fundamental and established Constitutional rights.” </w:t>
      </w:r>
    </w:p>
    <w:p w14:paraId="1D81B4FE" w14:textId="4DF3689F"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The U.S. Supreme Court has created a two-prong criterion for determining if a public employee’s free speech right had been violated. In </w:t>
      </w:r>
      <w:r w:rsidRPr="00A64ED8">
        <w:rPr>
          <w:rFonts w:ascii="Arial" w:hAnsi="Arial" w:cs="Arial"/>
          <w:i/>
          <w:iCs/>
          <w:color w:val="000000" w:themeColor="text1"/>
          <w:sz w:val="22"/>
          <w:szCs w:val="22"/>
        </w:rPr>
        <w:t>Pickering v. Board of Education</w:t>
      </w:r>
      <w:r w:rsidRPr="00A64ED8">
        <w:rPr>
          <w:rFonts w:ascii="Arial" w:hAnsi="Arial" w:cs="Arial"/>
          <w:color w:val="000000" w:themeColor="text1"/>
          <w:sz w:val="22"/>
          <w:szCs w:val="22"/>
        </w:rPr>
        <w:t xml:space="preserve"> </w:t>
      </w:r>
      <w:r w:rsidRPr="00A64ED8">
        <w:rPr>
          <w:rFonts w:ascii="Arial" w:hAnsi="Arial" w:cs="Arial"/>
          <w:i/>
          <w:iCs/>
          <w:color w:val="000000" w:themeColor="text1"/>
          <w:sz w:val="22"/>
          <w:szCs w:val="22"/>
        </w:rPr>
        <w:t>391 U.S. 563 (1968)</w:t>
      </w:r>
      <w:r w:rsidRPr="00A64ED8">
        <w:rPr>
          <w:rFonts w:ascii="Arial" w:hAnsi="Arial" w:cs="Arial"/>
          <w:color w:val="000000" w:themeColor="text1"/>
          <w:sz w:val="22"/>
          <w:szCs w:val="22"/>
        </w:rPr>
        <w:t xml:space="preserve">, the court ruled that speech of a public employee is protected </w:t>
      </w:r>
      <w:proofErr w:type="gramStart"/>
      <w:r w:rsidRPr="00A64ED8">
        <w:rPr>
          <w:rFonts w:ascii="Arial" w:hAnsi="Arial" w:cs="Arial"/>
          <w:color w:val="000000" w:themeColor="text1"/>
          <w:sz w:val="22"/>
          <w:szCs w:val="22"/>
        </w:rPr>
        <w:t>if</w:t>
      </w:r>
      <w:proofErr w:type="gramEnd"/>
    </w:p>
    <w:p w14:paraId="14093756" w14:textId="77777777" w:rsidR="00F97504" w:rsidRPr="00A64ED8" w:rsidRDefault="00F97504" w:rsidP="000E4DF1">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1. the speech concerns a matter of public concern, and </w:t>
      </w:r>
    </w:p>
    <w:p w14:paraId="409CA786" w14:textId="77777777" w:rsidR="00F97504" w:rsidRPr="00A64ED8" w:rsidRDefault="00F97504" w:rsidP="000E4DF1">
      <w:pPr>
        <w:pStyle w:val="NormalWeb"/>
        <w:snapToGrid w:val="0"/>
        <w:spacing w:before="0" w:beforeAutospacing="0" w:after="120" w:afterAutospacing="0"/>
        <w:ind w:left="450"/>
        <w:rPr>
          <w:rFonts w:ascii="Arial" w:hAnsi="Arial" w:cs="Arial"/>
          <w:color w:val="000000" w:themeColor="text1"/>
          <w:sz w:val="20"/>
          <w:szCs w:val="20"/>
        </w:rPr>
      </w:pPr>
      <w:r w:rsidRPr="00A64ED8">
        <w:rPr>
          <w:rFonts w:ascii="Arial" w:hAnsi="Arial" w:cs="Arial"/>
          <w:i/>
          <w:iCs/>
          <w:color w:val="000000" w:themeColor="text1"/>
          <w:sz w:val="20"/>
          <w:szCs w:val="20"/>
        </w:rPr>
        <w:t>2. the employee’s “speech interest” outweighs the “interest of the State, as an employer, in promoting the efficiency</w:t>
      </w:r>
      <w:r w:rsidRPr="00A64ED8">
        <w:rPr>
          <w:rFonts w:ascii="Arial" w:hAnsi="Arial" w:cs="Arial"/>
          <w:color w:val="000000" w:themeColor="text1"/>
          <w:sz w:val="20"/>
          <w:szCs w:val="20"/>
        </w:rPr>
        <w:t xml:space="preserve"> of the public services it performs through its employees.”</w:t>
      </w:r>
    </w:p>
    <w:p w14:paraId="54D38BE1" w14:textId="720144F2" w:rsidR="00F97504" w:rsidRPr="00A64ED8" w:rsidRDefault="00F97504" w:rsidP="000E4DF1">
      <w:pPr>
        <w:pStyle w:val="NormalWeb"/>
        <w:snapToGrid w:val="0"/>
        <w:spacing w:before="0" w:beforeAutospacing="0" w:after="120" w:afterAutospacing="0"/>
        <w:rPr>
          <w:rFonts w:ascii="Arial" w:hAnsi="Arial" w:cs="Arial"/>
          <w:sz w:val="22"/>
          <w:szCs w:val="22"/>
        </w:rPr>
      </w:pPr>
      <w:r w:rsidRPr="00A64ED8">
        <w:rPr>
          <w:rFonts w:ascii="Arial" w:hAnsi="Arial" w:cs="Arial"/>
          <w:sz w:val="22"/>
          <w:szCs w:val="22"/>
        </w:rPr>
        <w:t>The Supreme Court initially seemed to create a third requirement in the famous</w:t>
      </w:r>
      <w:r w:rsidRPr="00A64ED8">
        <w:rPr>
          <w:rFonts w:ascii="Arial" w:hAnsi="Arial" w:cs="Arial"/>
          <w:i/>
          <w:iCs/>
          <w:sz w:val="22"/>
          <w:szCs w:val="22"/>
        </w:rPr>
        <w:t xml:space="preserve"> Garcetti v. Ceballos</w:t>
      </w:r>
      <w:r w:rsidRPr="00A64ED8">
        <w:rPr>
          <w:rFonts w:ascii="Arial" w:hAnsi="Arial" w:cs="Arial"/>
          <w:sz w:val="22"/>
          <w:szCs w:val="22"/>
        </w:rPr>
        <w:t xml:space="preserve">, </w:t>
      </w:r>
      <w:r w:rsidRPr="00A64ED8">
        <w:rPr>
          <w:rFonts w:ascii="Arial" w:hAnsi="Arial" w:cs="Arial"/>
          <w:i/>
          <w:iCs/>
          <w:sz w:val="22"/>
          <w:szCs w:val="22"/>
        </w:rPr>
        <w:t>547 U.S. 410, 421 (2006)</w:t>
      </w:r>
      <w:r w:rsidRPr="00A64ED8">
        <w:rPr>
          <w:rFonts w:ascii="Arial" w:hAnsi="Arial" w:cs="Arial"/>
          <w:sz w:val="22"/>
          <w:szCs w:val="22"/>
        </w:rPr>
        <w:t xml:space="preserve"> case, in which the Supreme Court ruled that the protection of the public employee’s speech only applies when the employee speaks as a citizen, not as an employee pursuant to job duties. However, in that case, the court, recognizing the importance of Academic Freedom, </w:t>
      </w:r>
      <w:r>
        <w:rPr>
          <w:rFonts w:ascii="Arial" w:hAnsi="Arial" w:cs="Arial"/>
          <w:sz w:val="22"/>
          <w:szCs w:val="22"/>
        </w:rPr>
        <w:t xml:space="preserve">specifically </w:t>
      </w:r>
      <w:r w:rsidRPr="00A64ED8">
        <w:rPr>
          <w:rFonts w:ascii="Arial" w:hAnsi="Arial" w:cs="Arial"/>
          <w:sz w:val="22"/>
          <w:szCs w:val="22"/>
        </w:rPr>
        <w:t xml:space="preserve">did not determine the application of the </w:t>
      </w:r>
      <w:r w:rsidRPr="00F97504">
        <w:rPr>
          <w:rFonts w:ascii="Arial" w:hAnsi="Arial" w:cs="Arial"/>
          <w:i/>
          <w:iCs/>
          <w:sz w:val="22"/>
          <w:szCs w:val="22"/>
        </w:rPr>
        <w:t>Garcetti</w:t>
      </w:r>
      <w:r w:rsidRPr="00A64ED8">
        <w:rPr>
          <w:rFonts w:ascii="Arial" w:hAnsi="Arial" w:cs="Arial"/>
          <w:sz w:val="22"/>
          <w:szCs w:val="22"/>
        </w:rPr>
        <w:t xml:space="preserve"> ruling to academic speech:</w:t>
      </w:r>
    </w:p>
    <w:p w14:paraId="52AA2C86" w14:textId="77777777" w:rsidR="00F97504" w:rsidRPr="00A64ED8" w:rsidRDefault="00F97504" w:rsidP="000E4DF1">
      <w:pPr>
        <w:pStyle w:val="NormalWeb"/>
        <w:snapToGrid w:val="0"/>
        <w:spacing w:before="0" w:beforeAutospacing="0" w:after="120" w:afterAutospacing="0"/>
        <w:ind w:left="450"/>
        <w:rPr>
          <w:rFonts w:ascii="Arial" w:hAnsi="Arial" w:cs="Arial"/>
          <w:i/>
          <w:iCs/>
          <w:color w:val="000000" w:themeColor="text1"/>
          <w:sz w:val="20"/>
          <w:szCs w:val="18"/>
        </w:rPr>
      </w:pPr>
      <w:r w:rsidRPr="00A64ED8">
        <w:rPr>
          <w:rFonts w:ascii="Arial" w:hAnsi="Arial" w:cs="Arial"/>
          <w:i/>
          <w:iCs/>
          <w:color w:val="000000" w:themeColor="text1"/>
          <w:sz w:val="20"/>
          <w:szCs w:val="18"/>
        </w:rPr>
        <w:t xml:space="preserve">“We need not, and for that reason do not, decide whether the analysis we conduct today would apply in the same manner to a case involving speech related to scholarship or teaching,” </w:t>
      </w:r>
    </w:p>
    <w:p w14:paraId="657AFF32" w14:textId="250C5E68" w:rsidR="00F97504" w:rsidRPr="00A64ED8" w:rsidRDefault="00F97504" w:rsidP="000E4DF1">
      <w:pPr>
        <w:pStyle w:val="NormalWeb"/>
        <w:snapToGrid w:val="0"/>
        <w:spacing w:before="0" w:beforeAutospacing="0" w:after="120" w:afterAutospacing="0"/>
        <w:rPr>
          <w:rFonts w:ascii="TimesNewRomanPSMT" w:hAnsi="TimesNewRomanPSMT"/>
          <w:color w:val="2F5496" w:themeColor="accent1" w:themeShade="BF"/>
          <w:szCs w:val="22"/>
        </w:rPr>
      </w:pPr>
      <w:r w:rsidRPr="00A64ED8">
        <w:rPr>
          <w:rFonts w:ascii="Arial" w:hAnsi="Arial" w:cs="Arial"/>
          <w:sz w:val="22"/>
          <w:szCs w:val="22"/>
        </w:rPr>
        <w:t>recognizing that faculty occupy a “unique position,” and that the Supreme Court ha</w:t>
      </w:r>
      <w:r>
        <w:rPr>
          <w:rFonts w:ascii="Arial" w:hAnsi="Arial" w:cs="Arial"/>
          <w:sz w:val="22"/>
          <w:szCs w:val="22"/>
        </w:rPr>
        <w:t>d</w:t>
      </w:r>
      <w:r w:rsidRPr="00A64ED8">
        <w:rPr>
          <w:rFonts w:ascii="Arial" w:hAnsi="Arial" w:cs="Arial"/>
          <w:sz w:val="22"/>
          <w:szCs w:val="22"/>
        </w:rPr>
        <w:t xml:space="preserve"> previously ruled that Academic Freedom is a “</w:t>
      </w:r>
      <w:r w:rsidRPr="00F97504">
        <w:rPr>
          <w:rFonts w:ascii="Arial" w:hAnsi="Arial" w:cs="Arial"/>
          <w:i/>
          <w:iCs/>
          <w:sz w:val="22"/>
          <w:szCs w:val="22"/>
        </w:rPr>
        <w:t>special concern of the First Amendment</w:t>
      </w:r>
      <w:r w:rsidRPr="00A64ED8">
        <w:rPr>
          <w:rFonts w:ascii="Arial" w:hAnsi="Arial" w:cs="Arial"/>
          <w:sz w:val="22"/>
          <w:szCs w:val="22"/>
        </w:rPr>
        <w:t xml:space="preserve">.” Justice Souter, in his dissent of the ruling in the case, pointed out that the application of the </w:t>
      </w:r>
      <w:r w:rsidRPr="00A64ED8">
        <w:rPr>
          <w:rFonts w:ascii="Arial" w:hAnsi="Arial" w:cs="Arial"/>
          <w:i/>
          <w:iCs/>
          <w:sz w:val="22"/>
          <w:szCs w:val="22"/>
        </w:rPr>
        <w:t xml:space="preserve">Garcetti </w:t>
      </w:r>
      <w:r w:rsidRPr="00A64ED8">
        <w:rPr>
          <w:rFonts w:ascii="Arial" w:hAnsi="Arial" w:cs="Arial"/>
          <w:sz w:val="22"/>
          <w:szCs w:val="22"/>
        </w:rPr>
        <w:t xml:space="preserve">ruling to public higher education faculty </w:t>
      </w:r>
      <w:proofErr w:type="gramStart"/>
      <w:r w:rsidRPr="00A64ED8">
        <w:rPr>
          <w:rFonts w:ascii="Arial" w:hAnsi="Arial" w:cs="Arial"/>
          <w:sz w:val="22"/>
          <w:szCs w:val="22"/>
        </w:rPr>
        <w:t>could</w:t>
      </w:r>
      <w:proofErr w:type="gramEnd"/>
      <w:r w:rsidRPr="00A64ED8">
        <w:rPr>
          <w:rFonts w:ascii="TimesNewRomanPSMT" w:hAnsi="TimesNewRomanPSMT"/>
          <w:color w:val="2F5496" w:themeColor="accent1" w:themeShade="BF"/>
          <w:szCs w:val="22"/>
        </w:rPr>
        <w:t xml:space="preserve"> </w:t>
      </w:r>
    </w:p>
    <w:p w14:paraId="0587D807" w14:textId="581FED8A" w:rsidR="00F97504" w:rsidRPr="00F976AC" w:rsidRDefault="00F97504" w:rsidP="00F976AC">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imperil</w:t>
      </w:r>
      <w:proofErr w:type="gramEnd"/>
      <w:r w:rsidRPr="00A64ED8">
        <w:rPr>
          <w:rFonts w:ascii="Arial" w:hAnsi="Arial" w:cs="Arial"/>
          <w:i/>
          <w:iCs/>
          <w:color w:val="000000" w:themeColor="text1"/>
          <w:sz w:val="20"/>
          <w:szCs w:val="20"/>
        </w:rPr>
        <w:t xml:space="preserve"> First Amendment protection of academic freedom in public colleges and universities, whose teachers necessarily speak and write ‘pursuant to . . . official duties.” </w:t>
      </w:r>
    </w:p>
    <w:p w14:paraId="38A00A20" w14:textId="2F9DFDA7" w:rsidR="00F97504" w:rsidRPr="00A64ED8" w:rsidRDefault="00F97504" w:rsidP="000E4DF1">
      <w:pPr>
        <w:pStyle w:val="NormalWeb"/>
        <w:snapToGrid w:val="0"/>
        <w:spacing w:before="0" w:beforeAutospacing="0" w:after="120" w:afterAutospacing="0"/>
        <w:rPr>
          <w:rFonts w:ascii="Arial" w:hAnsi="Arial" w:cs="Arial"/>
          <w:i/>
          <w:iCs/>
          <w:color w:val="000000" w:themeColor="text1"/>
          <w:sz w:val="22"/>
          <w:szCs w:val="22"/>
        </w:rPr>
      </w:pPr>
      <w:r w:rsidRPr="00A64ED8">
        <w:rPr>
          <w:rFonts w:ascii="Arial" w:hAnsi="Arial" w:cs="Arial"/>
          <w:sz w:val="22"/>
          <w:szCs w:val="22"/>
        </w:rPr>
        <w:t>Since 2006, cases arising out of the Supreme Court and the 4</w:t>
      </w:r>
      <w:r w:rsidRPr="00A64ED8">
        <w:rPr>
          <w:rFonts w:ascii="Arial" w:hAnsi="Arial" w:cs="Arial"/>
          <w:sz w:val="22"/>
          <w:szCs w:val="22"/>
          <w:vertAlign w:val="superscript"/>
        </w:rPr>
        <w:t>th</w:t>
      </w:r>
      <w:r w:rsidRPr="00A64ED8">
        <w:rPr>
          <w:rFonts w:ascii="Arial" w:hAnsi="Arial" w:cs="Arial"/>
          <w:sz w:val="22"/>
          <w:szCs w:val="22"/>
        </w:rPr>
        <w:t>, 5</w:t>
      </w:r>
      <w:r w:rsidRPr="00A64ED8">
        <w:rPr>
          <w:rFonts w:ascii="Arial" w:hAnsi="Arial" w:cs="Arial"/>
          <w:sz w:val="22"/>
          <w:szCs w:val="22"/>
          <w:vertAlign w:val="superscript"/>
        </w:rPr>
        <w:t>th</w:t>
      </w:r>
      <w:r w:rsidRPr="00A64ED8">
        <w:rPr>
          <w:rFonts w:ascii="Arial" w:hAnsi="Arial" w:cs="Arial"/>
          <w:sz w:val="22"/>
          <w:szCs w:val="22"/>
        </w:rPr>
        <w:t>, 6</w:t>
      </w:r>
      <w:r w:rsidRPr="00A64ED8">
        <w:rPr>
          <w:rFonts w:ascii="Arial" w:hAnsi="Arial" w:cs="Arial"/>
          <w:sz w:val="22"/>
          <w:szCs w:val="22"/>
          <w:vertAlign w:val="superscript"/>
        </w:rPr>
        <w:t>th</w:t>
      </w:r>
      <w:r w:rsidRPr="00A64ED8">
        <w:rPr>
          <w:rFonts w:ascii="Arial" w:hAnsi="Arial" w:cs="Arial"/>
          <w:sz w:val="22"/>
          <w:szCs w:val="22"/>
        </w:rPr>
        <w:t>, and 9</w:t>
      </w:r>
      <w:r w:rsidRPr="00A64ED8">
        <w:rPr>
          <w:rFonts w:ascii="Arial" w:hAnsi="Arial" w:cs="Arial"/>
          <w:sz w:val="22"/>
          <w:szCs w:val="22"/>
          <w:vertAlign w:val="superscript"/>
        </w:rPr>
        <w:t>th</w:t>
      </w:r>
      <w:r w:rsidRPr="00A64ED8">
        <w:rPr>
          <w:rFonts w:ascii="Arial" w:hAnsi="Arial" w:cs="Arial"/>
          <w:sz w:val="22"/>
          <w:szCs w:val="22"/>
        </w:rPr>
        <w:t xml:space="preserve"> Circuits of the U.S. Court of Appeals have </w:t>
      </w:r>
      <w:r w:rsidRPr="00A64ED8">
        <w:rPr>
          <w:rFonts w:ascii="Arial" w:hAnsi="Arial" w:cs="Arial"/>
          <w:color w:val="000000" w:themeColor="text1"/>
          <w:sz w:val="22"/>
          <w:szCs w:val="22"/>
        </w:rPr>
        <w:t>endorsed the inapplicability of the “</w:t>
      </w:r>
      <w:r w:rsidRPr="00A64ED8">
        <w:rPr>
          <w:rFonts w:ascii="Arial" w:hAnsi="Arial" w:cs="Arial"/>
          <w:i/>
          <w:iCs/>
          <w:color w:val="000000" w:themeColor="text1"/>
          <w:sz w:val="22"/>
          <w:szCs w:val="22"/>
        </w:rPr>
        <w:t xml:space="preserve">Garcetti </w:t>
      </w:r>
      <w:r w:rsidRPr="00A64ED8">
        <w:rPr>
          <w:rFonts w:ascii="Arial" w:hAnsi="Arial" w:cs="Arial"/>
          <w:color w:val="000000" w:themeColor="text1"/>
          <w:sz w:val="22"/>
          <w:szCs w:val="22"/>
        </w:rPr>
        <w:t xml:space="preserve">exception” to academic speech, and since </w:t>
      </w:r>
      <w:r w:rsidRPr="00F97504">
        <w:rPr>
          <w:rFonts w:ascii="Arial" w:hAnsi="Arial" w:cs="Arial"/>
          <w:i/>
          <w:iCs/>
          <w:color w:val="000000" w:themeColor="text1"/>
          <w:sz w:val="22"/>
          <w:szCs w:val="22"/>
        </w:rPr>
        <w:t>Garcetti</w:t>
      </w:r>
      <w:r>
        <w:rPr>
          <w:rFonts w:ascii="Arial" w:hAnsi="Arial" w:cs="Arial"/>
          <w:i/>
          <w:iCs/>
          <w:color w:val="000000" w:themeColor="text1"/>
          <w:sz w:val="22"/>
          <w:szCs w:val="22"/>
        </w:rPr>
        <w:t xml:space="preserve">, </w:t>
      </w:r>
      <w:r>
        <w:rPr>
          <w:rFonts w:ascii="Arial" w:hAnsi="Arial" w:cs="Arial"/>
          <w:color w:val="000000" w:themeColor="text1"/>
          <w:sz w:val="22"/>
          <w:szCs w:val="22"/>
        </w:rPr>
        <w:t>courts have</w:t>
      </w:r>
      <w:r w:rsidRPr="00A64ED8">
        <w:rPr>
          <w:rFonts w:ascii="Arial" w:hAnsi="Arial" w:cs="Arial"/>
          <w:color w:val="000000" w:themeColor="text1"/>
          <w:sz w:val="22"/>
          <w:szCs w:val="22"/>
        </w:rPr>
        <w:t xml:space="preserve"> overwhelmingly returned to the two-pronged </w:t>
      </w:r>
      <w:r w:rsidRPr="00A64ED8">
        <w:rPr>
          <w:rFonts w:ascii="Arial" w:hAnsi="Arial" w:cs="Arial"/>
          <w:i/>
          <w:iCs/>
          <w:color w:val="000000" w:themeColor="text1"/>
          <w:sz w:val="22"/>
          <w:szCs w:val="22"/>
        </w:rPr>
        <w:t>Pickering</w:t>
      </w:r>
      <w:r w:rsidRPr="00A64ED8">
        <w:rPr>
          <w:rFonts w:ascii="Arial" w:hAnsi="Arial" w:cs="Arial"/>
          <w:color w:val="000000" w:themeColor="text1"/>
          <w:sz w:val="22"/>
          <w:szCs w:val="22"/>
        </w:rPr>
        <w:t xml:space="preserve"> standard for determining if a violation of a professor’s Free Speech right has occurred.</w:t>
      </w:r>
    </w:p>
    <w:p w14:paraId="6EB13029" w14:textId="77777777" w:rsidR="00F97504" w:rsidRPr="00A64ED8" w:rsidRDefault="00F97504" w:rsidP="000E4DF1">
      <w:pPr>
        <w:pStyle w:val="Heading1"/>
        <w:snapToGrid w:val="0"/>
        <w:spacing w:before="0" w:beforeAutospacing="0" w:after="120" w:afterAutospacing="0"/>
        <w:rPr>
          <w:rFonts w:ascii="Arial" w:hAnsi="Arial" w:cs="Arial"/>
          <w:b w:val="0"/>
          <w:bCs w:val="0"/>
          <w:i/>
          <w:iCs/>
          <w:color w:val="000000" w:themeColor="text1"/>
          <w:sz w:val="22"/>
          <w:szCs w:val="22"/>
        </w:rPr>
      </w:pPr>
      <w:r w:rsidRPr="00A64ED8">
        <w:rPr>
          <w:rFonts w:ascii="Arial" w:hAnsi="Arial" w:cs="Arial"/>
          <w:b w:val="0"/>
          <w:bCs w:val="0"/>
          <w:color w:val="000000" w:themeColor="text1"/>
          <w:sz w:val="22"/>
          <w:szCs w:val="22"/>
        </w:rPr>
        <w:t xml:space="preserve">In the 2011 case </w:t>
      </w:r>
      <w:r w:rsidRPr="00A64ED8">
        <w:rPr>
          <w:rFonts w:ascii="Arial" w:hAnsi="Arial" w:cs="Arial"/>
          <w:b w:val="0"/>
          <w:bCs w:val="0"/>
          <w:i/>
          <w:iCs/>
          <w:color w:val="000000" w:themeColor="text1"/>
          <w:sz w:val="22"/>
          <w:szCs w:val="22"/>
        </w:rPr>
        <w:t>Adams v. the Trustees of The Univ. of North Carolina–Wilmington (640 F.3d 563)</w:t>
      </w:r>
      <w:r w:rsidRPr="00A64ED8">
        <w:rPr>
          <w:rFonts w:ascii="Arial" w:hAnsi="Arial" w:cs="Arial"/>
          <w:b w:val="0"/>
          <w:bCs w:val="0"/>
          <w:color w:val="000000" w:themeColor="text1"/>
          <w:sz w:val="22"/>
          <w:szCs w:val="22"/>
        </w:rPr>
        <w:t>, the 4</w:t>
      </w:r>
      <w:r w:rsidRPr="00A64ED8">
        <w:rPr>
          <w:rFonts w:ascii="Arial" w:hAnsi="Arial" w:cs="Arial"/>
          <w:b w:val="0"/>
          <w:bCs w:val="0"/>
          <w:color w:val="000000" w:themeColor="text1"/>
          <w:sz w:val="22"/>
          <w:szCs w:val="22"/>
          <w:vertAlign w:val="superscript"/>
        </w:rPr>
        <w:t>th</w:t>
      </w:r>
      <w:r w:rsidRPr="00A64ED8">
        <w:rPr>
          <w:rFonts w:ascii="Arial" w:hAnsi="Arial" w:cs="Arial"/>
          <w:b w:val="0"/>
          <w:bCs w:val="0"/>
          <w:color w:val="000000" w:themeColor="text1"/>
          <w:sz w:val="22"/>
          <w:szCs w:val="22"/>
        </w:rPr>
        <w:t xml:space="preserve"> Circuit Court emphasized the inapplicability of </w:t>
      </w:r>
      <w:r w:rsidRPr="00A64ED8">
        <w:rPr>
          <w:rFonts w:ascii="Arial" w:hAnsi="Arial" w:cs="Arial"/>
          <w:b w:val="0"/>
          <w:bCs w:val="0"/>
          <w:i/>
          <w:iCs/>
          <w:color w:val="000000" w:themeColor="text1"/>
          <w:sz w:val="22"/>
          <w:szCs w:val="22"/>
        </w:rPr>
        <w:t xml:space="preserve">Garcetti </w:t>
      </w:r>
      <w:r w:rsidRPr="00A64ED8">
        <w:rPr>
          <w:rFonts w:ascii="Arial" w:hAnsi="Arial" w:cs="Arial"/>
          <w:b w:val="0"/>
          <w:bCs w:val="0"/>
          <w:color w:val="000000" w:themeColor="text1"/>
          <w:sz w:val="22"/>
          <w:szCs w:val="22"/>
        </w:rPr>
        <w:t xml:space="preserve">to public faculty because as professors, public faculty are required by their job duties to </w:t>
      </w:r>
      <w:r w:rsidRPr="00A64ED8">
        <w:rPr>
          <w:rFonts w:ascii="Arial" w:hAnsi="Arial" w:cs="Arial"/>
          <w:b w:val="0"/>
          <w:bCs w:val="0"/>
          <w:color w:val="000000" w:themeColor="text1"/>
          <w:sz w:val="22"/>
          <w:szCs w:val="22"/>
          <w:shd w:val="clear" w:color="auto" w:fill="FFFFFF"/>
        </w:rPr>
        <w:t>"</w:t>
      </w:r>
      <w:r w:rsidRPr="00A64ED8">
        <w:rPr>
          <w:rFonts w:ascii="Arial" w:hAnsi="Arial" w:cs="Arial"/>
          <w:b w:val="0"/>
          <w:bCs w:val="0"/>
          <w:i/>
          <w:iCs/>
          <w:color w:val="000000" w:themeColor="text1"/>
          <w:sz w:val="22"/>
          <w:szCs w:val="22"/>
          <w:shd w:val="clear" w:color="auto" w:fill="FFFFFF"/>
        </w:rPr>
        <w:t>engage in scholarship, research, and service to the community</w:t>
      </w:r>
      <w:r w:rsidRPr="00A64ED8">
        <w:rPr>
          <w:rFonts w:ascii="Arial" w:hAnsi="Arial" w:cs="Arial"/>
          <w:b w:val="0"/>
          <w:bCs w:val="0"/>
          <w:color w:val="000000" w:themeColor="text1"/>
          <w:sz w:val="22"/>
          <w:szCs w:val="22"/>
          <w:shd w:val="clear" w:color="auto" w:fill="FFFFFF"/>
        </w:rPr>
        <w:t>," and are therefore "</w:t>
      </w:r>
      <w:r w:rsidRPr="00A64ED8">
        <w:rPr>
          <w:rFonts w:ascii="Arial" w:hAnsi="Arial" w:cs="Arial"/>
          <w:b w:val="0"/>
          <w:bCs w:val="0"/>
          <w:i/>
          <w:iCs/>
          <w:color w:val="000000" w:themeColor="text1"/>
          <w:sz w:val="22"/>
          <w:szCs w:val="22"/>
          <w:shd w:val="clear" w:color="auto" w:fill="FFFFFF"/>
        </w:rPr>
        <w:t>employed to undertake</w:t>
      </w:r>
      <w:r w:rsidRPr="00A64ED8">
        <w:rPr>
          <w:rFonts w:ascii="Arial" w:hAnsi="Arial" w:cs="Arial"/>
          <w:b w:val="0"/>
          <w:bCs w:val="0"/>
          <w:color w:val="000000" w:themeColor="text1"/>
          <w:sz w:val="22"/>
          <w:szCs w:val="22"/>
          <w:shd w:val="clear" w:color="auto" w:fill="FFFFFF"/>
        </w:rPr>
        <w:t xml:space="preserve">" their utterances as professors in the course of their faculty duties. </w:t>
      </w:r>
    </w:p>
    <w:p w14:paraId="1E917A20"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In U.S. Supreme Court case </w:t>
      </w:r>
      <w:r w:rsidRPr="00A64ED8">
        <w:rPr>
          <w:rFonts w:ascii="Arial" w:hAnsi="Arial" w:cs="Arial"/>
          <w:i/>
          <w:iCs/>
          <w:color w:val="000000" w:themeColor="text1"/>
          <w:sz w:val="22"/>
          <w:szCs w:val="22"/>
        </w:rPr>
        <w:t>Lane v. Franks</w:t>
      </w:r>
      <w:r w:rsidRPr="00A64ED8">
        <w:rPr>
          <w:rFonts w:ascii="Arial" w:hAnsi="Arial" w:cs="Arial"/>
          <w:color w:val="000000" w:themeColor="text1"/>
          <w:sz w:val="22"/>
          <w:szCs w:val="22"/>
        </w:rPr>
        <w:t xml:space="preserve"> </w:t>
      </w:r>
      <w:r w:rsidRPr="00A64ED8">
        <w:rPr>
          <w:rFonts w:ascii="Arial" w:hAnsi="Arial" w:cs="Arial"/>
          <w:i/>
          <w:iCs/>
          <w:color w:val="000000" w:themeColor="text1"/>
          <w:sz w:val="22"/>
          <w:szCs w:val="22"/>
        </w:rPr>
        <w:t>(</w:t>
      </w:r>
      <w:r w:rsidRPr="00A64ED8">
        <w:rPr>
          <w:rFonts w:ascii="Arial" w:hAnsi="Arial" w:cs="Arial"/>
          <w:i/>
          <w:iCs/>
          <w:color w:val="202122"/>
          <w:sz w:val="22"/>
          <w:szCs w:val="22"/>
          <w:shd w:val="clear" w:color="auto" w:fill="FFFFFF"/>
        </w:rPr>
        <w:t>573 U.S. 228 (2014)</w:t>
      </w:r>
      <w:r w:rsidRPr="00A64ED8">
        <w:rPr>
          <w:rFonts w:ascii="Arial" w:hAnsi="Arial" w:cs="Arial"/>
          <w:color w:val="202122"/>
          <w:sz w:val="22"/>
          <w:szCs w:val="22"/>
          <w:shd w:val="clear" w:color="auto" w:fill="FFFFFF"/>
        </w:rPr>
        <w:t>)</w:t>
      </w:r>
      <w:r w:rsidRPr="00A64ED8">
        <w:rPr>
          <w:rFonts w:ascii="Arial" w:hAnsi="Arial" w:cs="Arial"/>
          <w:color w:val="000000" w:themeColor="text1"/>
          <w:sz w:val="22"/>
          <w:szCs w:val="22"/>
        </w:rPr>
        <w:t>, the court reemphasized the ruling in</w:t>
      </w:r>
      <w:r w:rsidRPr="00A64ED8">
        <w:rPr>
          <w:rFonts w:ascii="Arial" w:hAnsi="Arial" w:cs="Arial"/>
          <w:i/>
          <w:iCs/>
          <w:color w:val="000000" w:themeColor="text1"/>
          <w:sz w:val="22"/>
          <w:szCs w:val="22"/>
        </w:rPr>
        <w:t xml:space="preserve"> Pickering v. Board of Education</w:t>
      </w:r>
      <w:r w:rsidRPr="00A64ED8">
        <w:rPr>
          <w:rFonts w:ascii="Arial" w:hAnsi="Arial" w:cs="Arial"/>
          <w:color w:val="000000" w:themeColor="text1"/>
          <w:sz w:val="22"/>
          <w:szCs w:val="22"/>
        </w:rPr>
        <w:t xml:space="preserve">, </w:t>
      </w:r>
      <w:proofErr w:type="gramStart"/>
      <w:r w:rsidRPr="00A64ED8">
        <w:rPr>
          <w:rFonts w:ascii="Arial" w:hAnsi="Arial" w:cs="Arial"/>
          <w:color w:val="000000" w:themeColor="text1"/>
          <w:sz w:val="22"/>
          <w:szCs w:val="22"/>
        </w:rPr>
        <w:t>citing</w:t>
      </w:r>
      <w:proofErr w:type="gramEnd"/>
    </w:p>
    <w:p w14:paraId="4E06E063" w14:textId="77777777" w:rsidR="00F97504" w:rsidRPr="00A64ED8" w:rsidRDefault="00F97504" w:rsidP="000E4DF1">
      <w:pPr>
        <w:pStyle w:val="NormalWeb"/>
        <w:snapToGrid w:val="0"/>
        <w:spacing w:before="0" w:beforeAutospacing="0" w:after="120" w:afterAutospacing="0"/>
        <w:ind w:left="450"/>
        <w:rPr>
          <w:rFonts w:ascii="Arial" w:hAnsi="Arial" w:cs="Arial"/>
          <w:color w:val="000000" w:themeColor="text1"/>
          <w:sz w:val="20"/>
          <w:szCs w:val="20"/>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our</w:t>
      </w:r>
      <w:proofErr w:type="gramEnd"/>
      <w:r w:rsidRPr="00A64ED8">
        <w:rPr>
          <w:rFonts w:ascii="Arial" w:hAnsi="Arial" w:cs="Arial"/>
          <w:i/>
          <w:iCs/>
          <w:color w:val="000000" w:themeColor="text1"/>
          <w:sz w:val="20"/>
          <w:szCs w:val="20"/>
        </w:rPr>
        <w:t xml:space="preserve"> precedents dating back to Pickering have recognized that speech by public employees on subject matter related to their employment holds special value precisely because those employees gain knowledge of matters of public concern through their employment,”</w:t>
      </w:r>
      <w:r w:rsidRPr="00A64ED8">
        <w:rPr>
          <w:rFonts w:ascii="Arial" w:hAnsi="Arial" w:cs="Arial"/>
          <w:color w:val="000000" w:themeColor="text1"/>
          <w:sz w:val="20"/>
          <w:szCs w:val="20"/>
        </w:rPr>
        <w:t xml:space="preserve"> </w:t>
      </w:r>
    </w:p>
    <w:p w14:paraId="78DB09BB"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0"/>
          <w:szCs w:val="20"/>
        </w:rPr>
      </w:pPr>
      <w:r w:rsidRPr="00A64ED8">
        <w:rPr>
          <w:rFonts w:ascii="Arial" w:hAnsi="Arial" w:cs="Arial"/>
          <w:color w:val="000000" w:themeColor="text1"/>
          <w:sz w:val="22"/>
          <w:szCs w:val="22"/>
        </w:rPr>
        <w:lastRenderedPageBreak/>
        <w:t xml:space="preserve">and </w:t>
      </w:r>
      <w:r w:rsidRPr="00A64ED8">
        <w:rPr>
          <w:rFonts w:ascii="Arial" w:hAnsi="Arial" w:cs="Arial"/>
          <w:color w:val="000000" w:themeColor="text1"/>
          <w:sz w:val="20"/>
          <w:szCs w:val="20"/>
        </w:rPr>
        <w:t xml:space="preserve"> </w:t>
      </w:r>
    </w:p>
    <w:p w14:paraId="06114DFD" w14:textId="77777777" w:rsidR="00F97504" w:rsidRPr="00A64ED8" w:rsidRDefault="00F97504" w:rsidP="000E4DF1">
      <w:pPr>
        <w:pStyle w:val="NormalWeb"/>
        <w:snapToGrid w:val="0"/>
        <w:spacing w:before="0" w:beforeAutospacing="0" w:after="120" w:afterAutospacing="0"/>
        <w:ind w:left="450"/>
        <w:rPr>
          <w:rFonts w:ascii="Arial" w:hAnsi="Arial" w:cs="Arial"/>
          <w:i/>
          <w:iCs/>
          <w:color w:val="000000" w:themeColor="text1"/>
          <w:sz w:val="18"/>
          <w:szCs w:val="18"/>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the</w:t>
      </w:r>
      <w:proofErr w:type="gramEnd"/>
      <w:r w:rsidRPr="00A64ED8">
        <w:rPr>
          <w:rFonts w:ascii="Arial" w:hAnsi="Arial" w:cs="Arial"/>
          <w:i/>
          <w:iCs/>
          <w:color w:val="000000" w:themeColor="text1"/>
          <w:sz w:val="20"/>
          <w:szCs w:val="20"/>
        </w:rPr>
        <w:t xml:space="preserve"> mere fact that a citizen’s speech concerns information acquired by virtue of his public employment does not transform that speech into employee—rather than citizen—speech.”</w:t>
      </w:r>
    </w:p>
    <w:p w14:paraId="60E98A8C" w14:textId="77777777" w:rsidR="00F97504" w:rsidRPr="00A64ED8" w:rsidRDefault="00F97504" w:rsidP="000E4DF1">
      <w:pPr>
        <w:pStyle w:val="NormalWeb"/>
        <w:snapToGrid w:val="0"/>
        <w:spacing w:before="0" w:beforeAutospacing="0" w:after="120" w:afterAutospacing="0"/>
        <w:rPr>
          <w:rFonts w:ascii="Arial" w:hAnsi="Arial" w:cs="Arial"/>
          <w:i/>
          <w:iCs/>
          <w:sz w:val="22"/>
          <w:szCs w:val="22"/>
        </w:rPr>
      </w:pPr>
      <w:r w:rsidRPr="00A64ED8">
        <w:rPr>
          <w:rFonts w:ascii="Arial" w:hAnsi="Arial" w:cs="Arial"/>
          <w:sz w:val="22"/>
          <w:szCs w:val="22"/>
        </w:rPr>
        <w:t xml:space="preserve">In </w:t>
      </w:r>
      <w:r w:rsidRPr="00A64ED8">
        <w:rPr>
          <w:rFonts w:ascii="Arial" w:hAnsi="Arial" w:cs="Arial"/>
          <w:i/>
          <w:iCs/>
          <w:sz w:val="22"/>
          <w:szCs w:val="22"/>
        </w:rPr>
        <w:t>Boulton v. Swanson (795 F.3d at 533 (6</w:t>
      </w:r>
      <w:r w:rsidRPr="00A64ED8">
        <w:rPr>
          <w:rFonts w:ascii="Arial" w:hAnsi="Arial" w:cs="Arial"/>
          <w:i/>
          <w:iCs/>
          <w:sz w:val="22"/>
          <w:szCs w:val="22"/>
          <w:vertAlign w:val="superscript"/>
        </w:rPr>
        <w:t>th</w:t>
      </w:r>
      <w:r w:rsidRPr="00A64ED8">
        <w:rPr>
          <w:rFonts w:ascii="Arial" w:hAnsi="Arial" w:cs="Arial"/>
          <w:i/>
          <w:iCs/>
          <w:sz w:val="22"/>
          <w:szCs w:val="22"/>
        </w:rPr>
        <w:t xml:space="preserve"> Cir. 2015))</w:t>
      </w:r>
      <w:r w:rsidRPr="00A64ED8">
        <w:rPr>
          <w:rFonts w:ascii="Arial" w:hAnsi="Arial" w:cs="Arial"/>
          <w:sz w:val="22"/>
          <w:szCs w:val="22"/>
        </w:rPr>
        <w:t>, the court held that speech of public employees in the course of their job, as well as the speech of union members, constitutes “citizen speech”:</w:t>
      </w:r>
    </w:p>
    <w:p w14:paraId="7A74FA11" w14:textId="77777777" w:rsidR="00F97504" w:rsidRPr="00A64ED8" w:rsidRDefault="00F97504" w:rsidP="000E4DF1">
      <w:pPr>
        <w:pStyle w:val="NormalWeb"/>
        <w:snapToGrid w:val="0"/>
        <w:spacing w:before="0" w:beforeAutospacing="0" w:after="12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speech</w:t>
      </w:r>
      <w:proofErr w:type="gramEnd"/>
      <w:r w:rsidRPr="00A64ED8">
        <w:rPr>
          <w:rFonts w:ascii="Arial" w:hAnsi="Arial" w:cs="Arial"/>
          <w:i/>
          <w:iCs/>
          <w:color w:val="000000" w:themeColor="text1"/>
          <w:sz w:val="20"/>
          <w:szCs w:val="20"/>
        </w:rPr>
        <w:t xml:space="preserve"> in connection with union activities is speech ‘as a citizen’ for the purposes of the First Amendment” and that “[a]</w:t>
      </w:r>
      <w:proofErr w:type="spellStart"/>
      <w:r w:rsidRPr="00A64ED8">
        <w:rPr>
          <w:rFonts w:ascii="Arial" w:hAnsi="Arial" w:cs="Arial"/>
          <w:i/>
          <w:iCs/>
          <w:color w:val="000000" w:themeColor="text1"/>
          <w:sz w:val="20"/>
          <w:szCs w:val="20"/>
        </w:rPr>
        <w:t>fter</w:t>
      </w:r>
      <w:proofErr w:type="spellEnd"/>
      <w:r w:rsidRPr="00A64ED8">
        <w:rPr>
          <w:rFonts w:ascii="Arial" w:hAnsi="Arial" w:cs="Arial"/>
          <w:i/>
          <w:iCs/>
          <w:color w:val="000000" w:themeColor="text1"/>
          <w:sz w:val="20"/>
          <w:szCs w:val="20"/>
        </w:rPr>
        <w:t xml:space="preserve"> Lane, the Garcetti exception to First Amendment protection for speech residing in the phrase ‘owes its existence to a public employee’s professional responsibilities’ must be read narrowly.”  </w:t>
      </w:r>
    </w:p>
    <w:p w14:paraId="74AA5CE0" w14:textId="77777777" w:rsidR="00F97504" w:rsidRPr="00A64ED8" w:rsidRDefault="00F97504" w:rsidP="000E4DF1">
      <w:pPr>
        <w:snapToGrid w:val="0"/>
        <w:spacing w:after="120"/>
        <w:rPr>
          <w:rFonts w:ascii="Arial" w:hAnsi="Arial" w:cs="Arial"/>
        </w:rPr>
      </w:pPr>
      <w:r w:rsidRPr="00A64ED8">
        <w:rPr>
          <w:rFonts w:ascii="Arial" w:hAnsi="Arial" w:cs="Arial"/>
        </w:rPr>
        <w:t>Most recently, in 2021, the 6</w:t>
      </w:r>
      <w:r w:rsidRPr="00A64ED8">
        <w:rPr>
          <w:rFonts w:ascii="Arial" w:hAnsi="Arial" w:cs="Arial"/>
          <w:vertAlign w:val="superscript"/>
        </w:rPr>
        <w:t>th</w:t>
      </w:r>
      <w:r w:rsidRPr="00A64ED8">
        <w:rPr>
          <w:rFonts w:ascii="Arial" w:hAnsi="Arial" w:cs="Arial"/>
        </w:rPr>
        <w:t xml:space="preserve"> Circuit Court in </w:t>
      </w:r>
      <w:r w:rsidRPr="00A64ED8">
        <w:rPr>
          <w:rFonts w:ascii="Arial" w:hAnsi="Arial" w:cs="Arial"/>
          <w:i/>
          <w:iCs/>
        </w:rPr>
        <w:t xml:space="preserve">Meriwether v. </w:t>
      </w:r>
      <w:proofErr w:type="spellStart"/>
      <w:r w:rsidRPr="00A64ED8">
        <w:rPr>
          <w:rFonts w:ascii="Arial" w:hAnsi="Arial" w:cs="Arial"/>
          <w:i/>
          <w:iCs/>
        </w:rPr>
        <w:t>Hartop</w:t>
      </w:r>
      <w:proofErr w:type="spellEnd"/>
      <w:r w:rsidRPr="00A64ED8">
        <w:rPr>
          <w:rFonts w:ascii="Arial" w:hAnsi="Arial" w:cs="Arial"/>
          <w:i/>
          <w:iCs/>
        </w:rPr>
        <w:t xml:space="preserve"> (992 F.3d 492) </w:t>
      </w:r>
      <w:r w:rsidRPr="00A64ED8">
        <w:rPr>
          <w:rFonts w:ascii="Arial" w:hAnsi="Arial" w:cs="Arial"/>
        </w:rPr>
        <w:t xml:space="preserve">explicitly removed the applicability of </w:t>
      </w:r>
      <w:r w:rsidRPr="00A64ED8">
        <w:rPr>
          <w:rFonts w:ascii="Arial" w:hAnsi="Arial" w:cs="Arial"/>
          <w:i/>
          <w:iCs/>
        </w:rPr>
        <w:t xml:space="preserve">Garcetti </w:t>
      </w:r>
      <w:r w:rsidRPr="00A64ED8">
        <w:rPr>
          <w:rFonts w:ascii="Arial" w:hAnsi="Arial" w:cs="Arial"/>
        </w:rPr>
        <w:t xml:space="preserve">to public professors, making clear that censorship of faculty speech related to their duties as professors is an infringement on the rights of all citizens: </w:t>
      </w:r>
    </w:p>
    <w:p w14:paraId="46BA0392" w14:textId="77777777" w:rsidR="00F97504" w:rsidRPr="00A64ED8" w:rsidRDefault="00F97504" w:rsidP="000E4DF1">
      <w:pPr>
        <w:snapToGrid w:val="0"/>
        <w:spacing w:after="120"/>
        <w:ind w:left="450"/>
        <w:rPr>
          <w:rFonts w:ascii="Arial" w:hAnsi="Arial" w:cs="Arial"/>
          <w:i/>
          <w:iCs/>
          <w:color w:val="000000" w:themeColor="text1"/>
          <w:sz w:val="18"/>
          <w:szCs w:val="18"/>
        </w:rPr>
      </w:pPr>
      <w:r w:rsidRPr="00A64ED8">
        <w:rPr>
          <w:rFonts w:ascii="Arial" w:hAnsi="Arial" w:cs="Arial"/>
          <w:i/>
          <w:iCs/>
          <w:color w:val="000000" w:themeColor="text1"/>
          <w:sz w:val="20"/>
          <w:szCs w:val="20"/>
        </w:rPr>
        <w:t>“</w:t>
      </w:r>
      <w:proofErr w:type="gramStart"/>
      <w:r w:rsidRPr="00A64ED8">
        <w:rPr>
          <w:rFonts w:ascii="Arial" w:hAnsi="Arial" w:cs="Arial"/>
          <w:i/>
          <w:iCs/>
          <w:color w:val="000000" w:themeColor="text1"/>
          <w:sz w:val="20"/>
          <w:szCs w:val="20"/>
        </w:rPr>
        <w:t>when</w:t>
      </w:r>
      <w:proofErr w:type="gramEnd"/>
      <w:r w:rsidRPr="00A64ED8">
        <w:rPr>
          <w:rFonts w:ascii="Arial" w:hAnsi="Arial" w:cs="Arial"/>
          <w:i/>
          <w:iCs/>
          <w:color w:val="000000" w:themeColor="text1"/>
          <w:sz w:val="20"/>
          <w:szCs w:val="20"/>
        </w:rPr>
        <w:t xml:space="preserve"> the state stifles a professor’s viewpoint on a matter of public import, much more than the professor’s rights are at stake...professors at public universities retain First Amendment protections at least when engaged in core academic functions, such as teaching and scholarship.”</w:t>
      </w:r>
    </w:p>
    <w:p w14:paraId="6927DE2A" w14:textId="4E2AF3C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From the sum of these legal cases and the Constitutional provisions and joint AAUP and AACU standards they are based on, </w:t>
      </w:r>
      <w:proofErr w:type="gramStart"/>
      <w:r w:rsidRPr="00A64ED8">
        <w:rPr>
          <w:rFonts w:ascii="Arial" w:hAnsi="Arial" w:cs="Arial"/>
          <w:color w:val="000000" w:themeColor="text1"/>
          <w:sz w:val="22"/>
          <w:szCs w:val="22"/>
        </w:rPr>
        <w:t>it is clear that the</w:t>
      </w:r>
      <w:proofErr w:type="gramEnd"/>
      <w:r w:rsidRPr="00A64ED8">
        <w:rPr>
          <w:rFonts w:ascii="Arial" w:hAnsi="Arial" w:cs="Arial"/>
          <w:color w:val="000000" w:themeColor="text1"/>
          <w:sz w:val="22"/>
          <w:szCs w:val="22"/>
        </w:rPr>
        <w:t xml:space="preserve"> unwavering protection of a professor’s Academic Freedom, both inside and outside of the classroom, are of vital importance not only to the professor as a citizen and a learned member of the academic community, but also to society as a whole. Public professors have a duty to society to safeguard the quality of education against destructive administrative actions that would otherwise diminish that quality. </w:t>
      </w:r>
      <w:r w:rsidR="00550121">
        <w:rPr>
          <w:rFonts w:ascii="Arial" w:hAnsi="Arial" w:cs="Arial"/>
          <w:color w:val="000000" w:themeColor="text1"/>
          <w:sz w:val="22"/>
          <w:szCs w:val="22"/>
        </w:rPr>
        <w:t xml:space="preserve">Dean </w:t>
      </w:r>
      <w:proofErr w:type="spellStart"/>
      <w:r w:rsidR="00550121">
        <w:rPr>
          <w:rFonts w:ascii="Arial" w:hAnsi="Arial" w:cs="Arial"/>
          <w:color w:val="000000" w:themeColor="text1"/>
          <w:sz w:val="22"/>
          <w:szCs w:val="22"/>
        </w:rPr>
        <w:t>Revera-Severa</w:t>
      </w:r>
      <w:del w:id="96" w:author="Byron Wilson" w:date="2024-01-21T15:44:00Z">
        <w:r w:rsidR="00550121" w:rsidDel="000C2848">
          <w:rPr>
            <w:rFonts w:ascii="Arial" w:hAnsi="Arial" w:cs="Arial"/>
            <w:color w:val="000000" w:themeColor="text1"/>
            <w:sz w:val="22"/>
            <w:szCs w:val="22"/>
          </w:rPr>
          <w:delText>s</w:delText>
        </w:r>
      </w:del>
      <w:r w:rsidR="00550121">
        <w:rPr>
          <w:rFonts w:ascii="Arial" w:hAnsi="Arial" w:cs="Arial"/>
          <w:color w:val="000000" w:themeColor="text1"/>
          <w:sz w:val="22"/>
          <w:szCs w:val="22"/>
        </w:rPr>
        <w:t>’s</w:t>
      </w:r>
      <w:proofErr w:type="spellEnd"/>
      <w:r w:rsidR="00550121">
        <w:rPr>
          <w:rFonts w:ascii="Arial" w:hAnsi="Arial" w:cs="Arial"/>
          <w:color w:val="000000" w:themeColor="text1"/>
          <w:sz w:val="22"/>
          <w:szCs w:val="22"/>
        </w:rPr>
        <w:t xml:space="preserve"> and Associate Dean Lorenzo’s retaliation for and prior restraint of </w:t>
      </w:r>
      <w:proofErr w:type="spellStart"/>
      <w:r w:rsidR="00550121">
        <w:rPr>
          <w:rFonts w:ascii="Arial" w:hAnsi="Arial" w:cs="Arial"/>
          <w:color w:val="000000" w:themeColor="text1"/>
          <w:sz w:val="22"/>
          <w:szCs w:val="22"/>
        </w:rPr>
        <w:t>of</w:t>
      </w:r>
      <w:proofErr w:type="spellEnd"/>
      <w:r w:rsidR="00550121">
        <w:rPr>
          <w:rFonts w:ascii="Arial" w:hAnsi="Arial" w:cs="Arial"/>
          <w:color w:val="000000" w:themeColor="text1"/>
          <w:sz w:val="22"/>
          <w:szCs w:val="22"/>
        </w:rPr>
        <w:t xml:space="preserve"> me exercising my Academic Freedom</w:t>
      </w:r>
      <w:r w:rsidRPr="00A64ED8">
        <w:rPr>
          <w:rFonts w:ascii="Arial" w:hAnsi="Arial" w:cs="Arial"/>
          <w:color w:val="000000" w:themeColor="text1"/>
          <w:sz w:val="22"/>
          <w:szCs w:val="22"/>
        </w:rPr>
        <w:t xml:space="preserve"> therefore caused not only myself harm by violating my </w:t>
      </w:r>
      <w:r w:rsidR="00550121">
        <w:rPr>
          <w:rFonts w:ascii="Arial" w:hAnsi="Arial" w:cs="Arial"/>
          <w:color w:val="000000" w:themeColor="text1"/>
          <w:sz w:val="22"/>
          <w:szCs w:val="22"/>
        </w:rPr>
        <w:t>Liberty Interests in my rolling 3-year contract</w:t>
      </w:r>
      <w:r w:rsidRPr="00A64ED8">
        <w:rPr>
          <w:rFonts w:ascii="Arial" w:hAnsi="Arial" w:cs="Arial"/>
          <w:color w:val="000000" w:themeColor="text1"/>
          <w:sz w:val="22"/>
          <w:szCs w:val="22"/>
        </w:rPr>
        <w:t>, but also caused harm to society at large.</w:t>
      </w:r>
    </w:p>
    <w:p w14:paraId="3982E134" w14:textId="657F025E"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 xml:space="preserve">In addition to the Constitutional, </w:t>
      </w:r>
      <w:r w:rsidR="00550121">
        <w:rPr>
          <w:rFonts w:ascii="Arial" w:hAnsi="Arial" w:cs="Arial"/>
          <w:color w:val="000000" w:themeColor="text1"/>
          <w:sz w:val="22"/>
          <w:szCs w:val="22"/>
        </w:rPr>
        <w:t>case law</w:t>
      </w:r>
      <w:r w:rsidRPr="00A64ED8">
        <w:rPr>
          <w:rFonts w:ascii="Arial" w:hAnsi="Arial" w:cs="Arial"/>
          <w:color w:val="000000" w:themeColor="text1"/>
          <w:sz w:val="22"/>
          <w:szCs w:val="22"/>
        </w:rPr>
        <w:t>, and professional standards</w:t>
      </w:r>
      <w:r w:rsidR="00550121">
        <w:rPr>
          <w:rFonts w:ascii="Arial" w:hAnsi="Arial" w:cs="Arial"/>
          <w:color w:val="000000" w:themeColor="text1"/>
          <w:sz w:val="22"/>
          <w:szCs w:val="22"/>
        </w:rPr>
        <w:t xml:space="preserve">, the named persons, in removing my Liberty Interests of my contract, </w:t>
      </w:r>
      <w:r w:rsidRPr="00A64ED8">
        <w:rPr>
          <w:rFonts w:ascii="Arial" w:hAnsi="Arial" w:cs="Arial"/>
          <w:color w:val="000000" w:themeColor="text1"/>
          <w:sz w:val="22"/>
          <w:szCs w:val="22"/>
        </w:rPr>
        <w:t xml:space="preserve">violated both Texas state law and </w:t>
      </w:r>
      <w:r w:rsidR="00550121">
        <w:rPr>
          <w:rFonts w:ascii="Arial" w:hAnsi="Arial" w:cs="Arial"/>
          <w:color w:val="000000" w:themeColor="text1"/>
          <w:sz w:val="22"/>
          <w:szCs w:val="22"/>
        </w:rPr>
        <w:t>UT Austin and UT System</w:t>
      </w:r>
      <w:r w:rsidRPr="00A64ED8">
        <w:rPr>
          <w:rFonts w:ascii="Arial" w:hAnsi="Arial" w:cs="Arial"/>
          <w:color w:val="000000" w:themeColor="text1"/>
          <w:sz w:val="22"/>
          <w:szCs w:val="22"/>
        </w:rPr>
        <w:t xml:space="preserve"> policies and procedures regarding Academic Freedom. </w:t>
      </w:r>
    </w:p>
    <w:p w14:paraId="6D06499A" w14:textId="77777777" w:rsidR="00F97504" w:rsidRPr="00A64ED8" w:rsidRDefault="00F97504" w:rsidP="000E4DF1">
      <w:pPr>
        <w:pStyle w:val="NormalWeb"/>
        <w:snapToGrid w:val="0"/>
        <w:spacing w:before="0" w:beforeAutospacing="0" w:after="120" w:afterAutospacing="0"/>
        <w:rPr>
          <w:rFonts w:ascii="Arial" w:hAnsi="Arial" w:cs="Arial"/>
          <w:color w:val="000000" w:themeColor="text1"/>
          <w:sz w:val="22"/>
          <w:szCs w:val="22"/>
        </w:rPr>
      </w:pPr>
      <w:r w:rsidRPr="00A64ED8">
        <w:rPr>
          <w:rFonts w:ascii="Arial" w:hAnsi="Arial" w:cs="Arial"/>
          <w:color w:val="000000" w:themeColor="text1"/>
          <w:sz w:val="22"/>
          <w:szCs w:val="22"/>
        </w:rPr>
        <w:t>Texas Education Code 51.354(5) (Institutional Responsibility) mandates that public higher education institutions protect Intellectual Exploration and Academic Freedom:</w:t>
      </w:r>
    </w:p>
    <w:p w14:paraId="25427E40" w14:textId="77777777" w:rsidR="00F97504" w:rsidRPr="00A64ED8" w:rsidRDefault="00F97504" w:rsidP="000E4DF1">
      <w:pPr>
        <w:pStyle w:val="HTMLPreformatted"/>
        <w:snapToGrid w:val="0"/>
        <w:spacing w:after="120"/>
        <w:ind w:left="540"/>
        <w:rPr>
          <w:rFonts w:ascii="Arial" w:hAnsi="Arial" w:cs="Arial"/>
          <w:i/>
          <w:iCs/>
        </w:rPr>
      </w:pPr>
      <w:r w:rsidRPr="00A64ED8">
        <w:rPr>
          <w:rFonts w:ascii="Arial" w:hAnsi="Arial" w:cs="Arial"/>
          <w:i/>
          <w:iCs/>
        </w:rPr>
        <w:t>In addition to specific responsibilities imposed by this code or other law, each institution of higher education has the general responsibility to serve the public and, within the institution's role and mission, to:</w:t>
      </w:r>
    </w:p>
    <w:p w14:paraId="56101525" w14:textId="26794D49" w:rsidR="005D40B4" w:rsidRDefault="00F97504" w:rsidP="00345830">
      <w:pPr>
        <w:pStyle w:val="HTMLPreformatted"/>
        <w:snapToGrid w:val="0"/>
        <w:spacing w:after="120"/>
        <w:ind w:left="540"/>
        <w:rPr>
          <w:rFonts w:ascii="Arial" w:hAnsi="Arial" w:cs="Arial"/>
          <w:i/>
          <w:iCs/>
        </w:rPr>
      </w:pPr>
      <w:r w:rsidRPr="00A64ED8">
        <w:rPr>
          <w:rFonts w:ascii="Arial" w:hAnsi="Arial" w:cs="Arial"/>
          <w:i/>
          <w:iCs/>
        </w:rPr>
        <w:t>(5) protect intellectual exploration and academic freedom</w:t>
      </w:r>
    </w:p>
    <w:p w14:paraId="2E1131C8" w14:textId="77777777" w:rsidR="00345830" w:rsidRPr="00345830" w:rsidRDefault="00345830" w:rsidP="00345830">
      <w:pPr>
        <w:pStyle w:val="HTMLPreformatted"/>
        <w:snapToGrid w:val="0"/>
        <w:spacing w:after="120"/>
        <w:ind w:left="540"/>
        <w:rPr>
          <w:rFonts w:ascii="Arial" w:hAnsi="Arial" w:cs="Arial"/>
          <w:i/>
          <w:iCs/>
          <w:sz w:val="2"/>
          <w:szCs w:val="2"/>
        </w:rPr>
      </w:pPr>
    </w:p>
    <w:p w14:paraId="612092E7" w14:textId="2C4E61F1" w:rsidR="005D40B4" w:rsidRPr="005D40B4" w:rsidRDefault="00BF2F58" w:rsidP="005D40B4">
      <w:pPr>
        <w:pStyle w:val="HTMLPreformatted"/>
        <w:snapToGrid w:val="0"/>
        <w:spacing w:after="120"/>
        <w:rPr>
          <w:rFonts w:ascii="Arial" w:hAnsi="Arial" w:cs="Arial"/>
          <w:sz w:val="22"/>
          <w:szCs w:val="22"/>
        </w:rPr>
      </w:pPr>
      <w:r w:rsidRPr="005D40B4">
        <w:rPr>
          <w:rFonts w:ascii="Arial" w:hAnsi="Arial" w:cs="Arial"/>
          <w:sz w:val="22"/>
          <w:szCs w:val="22"/>
        </w:rPr>
        <w:t xml:space="preserve">UT System Regents Rule </w:t>
      </w:r>
      <w:r w:rsidR="00F75B23" w:rsidRPr="005D40B4">
        <w:rPr>
          <w:rFonts w:ascii="Arial" w:hAnsi="Arial" w:cs="Arial"/>
          <w:sz w:val="22"/>
          <w:szCs w:val="22"/>
        </w:rPr>
        <w:t xml:space="preserve">(RR) </w:t>
      </w:r>
      <w:r w:rsidRPr="005D40B4">
        <w:rPr>
          <w:rFonts w:ascii="Arial" w:hAnsi="Arial" w:cs="Arial"/>
          <w:sz w:val="22"/>
          <w:szCs w:val="22"/>
        </w:rPr>
        <w:t xml:space="preserve">31004 (Rights and Responsibilities of Faculty Members) </w:t>
      </w:r>
      <w:r w:rsidR="00F75B23" w:rsidRPr="005D40B4">
        <w:rPr>
          <w:rFonts w:ascii="Arial" w:hAnsi="Arial" w:cs="Arial"/>
          <w:sz w:val="22"/>
          <w:szCs w:val="22"/>
        </w:rPr>
        <w:t>specifies</w:t>
      </w:r>
      <w:r w:rsidRPr="005D40B4">
        <w:rPr>
          <w:rFonts w:ascii="Arial" w:hAnsi="Arial" w:cs="Arial"/>
          <w:sz w:val="22"/>
          <w:szCs w:val="22"/>
        </w:rPr>
        <w:t xml:space="preserve"> the rights </w:t>
      </w:r>
      <w:r w:rsidR="00F75B23" w:rsidRPr="005D40B4">
        <w:rPr>
          <w:rFonts w:ascii="Arial" w:hAnsi="Arial" w:cs="Arial"/>
          <w:sz w:val="22"/>
          <w:szCs w:val="22"/>
        </w:rPr>
        <w:t xml:space="preserve">and primary duties </w:t>
      </w:r>
      <w:r w:rsidRPr="005D40B4">
        <w:rPr>
          <w:rFonts w:ascii="Arial" w:hAnsi="Arial" w:cs="Arial"/>
          <w:sz w:val="22"/>
          <w:szCs w:val="22"/>
        </w:rPr>
        <w:t>of faculty</w:t>
      </w:r>
      <w:r w:rsidR="00F75B23" w:rsidRPr="005D40B4">
        <w:rPr>
          <w:rFonts w:ascii="Arial" w:hAnsi="Arial" w:cs="Arial"/>
          <w:sz w:val="22"/>
          <w:szCs w:val="22"/>
        </w:rPr>
        <w:t xml:space="preserve"> members of the UT System</w:t>
      </w:r>
      <w:r w:rsidR="005D40B4" w:rsidRPr="005D40B4">
        <w:rPr>
          <w:rFonts w:ascii="Arial" w:hAnsi="Arial" w:cs="Arial"/>
          <w:sz w:val="22"/>
          <w:szCs w:val="22"/>
        </w:rPr>
        <w:t>:</w:t>
      </w:r>
    </w:p>
    <w:p w14:paraId="5352E85A" w14:textId="77777777" w:rsidR="005D40B4" w:rsidRPr="00BF2F58" w:rsidRDefault="005D40B4" w:rsidP="005D40B4">
      <w:pPr>
        <w:snapToGrid w:val="0"/>
        <w:spacing w:after="120"/>
        <w:ind w:left="475"/>
        <w:rPr>
          <w:rFonts w:ascii="Arial" w:eastAsia="Times New Roman" w:hAnsi="Arial" w:cs="Arial"/>
          <w:i/>
          <w:iCs/>
          <w:color w:val="343A40"/>
          <w:kern w:val="0"/>
          <w:sz w:val="20"/>
          <w:szCs w:val="20"/>
          <w14:ligatures w14:val="none"/>
        </w:rPr>
      </w:pPr>
      <w:r w:rsidRPr="00BF2F58">
        <w:rPr>
          <w:rFonts w:ascii="Arial" w:eastAsia="Times New Roman" w:hAnsi="Arial" w:cs="Arial"/>
          <w:i/>
          <w:iCs/>
          <w:color w:val="343A40"/>
          <w:kern w:val="0"/>
          <w:sz w:val="20"/>
          <w:szCs w:val="20"/>
          <w14:ligatures w14:val="none"/>
        </w:rPr>
        <w:t xml:space="preserve">Sec. </w:t>
      </w:r>
      <w:proofErr w:type="gramStart"/>
      <w:r w:rsidRPr="00BF2F58">
        <w:rPr>
          <w:rFonts w:ascii="Arial" w:eastAsia="Times New Roman" w:hAnsi="Arial" w:cs="Arial"/>
          <w:i/>
          <w:iCs/>
          <w:color w:val="343A40"/>
          <w:kern w:val="0"/>
          <w:sz w:val="20"/>
          <w:szCs w:val="20"/>
          <w14:ligatures w14:val="none"/>
        </w:rPr>
        <w:t>1  Freedom</w:t>
      </w:r>
      <w:proofErr w:type="gramEnd"/>
      <w:r w:rsidRPr="00BF2F58">
        <w:rPr>
          <w:rFonts w:ascii="Arial" w:eastAsia="Times New Roman" w:hAnsi="Arial" w:cs="Arial"/>
          <w:i/>
          <w:iCs/>
          <w:color w:val="343A40"/>
          <w:kern w:val="0"/>
          <w:sz w:val="20"/>
          <w:szCs w:val="20"/>
          <w14:ligatures w14:val="none"/>
        </w:rPr>
        <w:t xml:space="preserve"> in Research. Faculty members are entitled to full freedom in research and in the publication of the results.</w:t>
      </w:r>
    </w:p>
    <w:p w14:paraId="2EA8B22B" w14:textId="77777777" w:rsidR="005D40B4" w:rsidRPr="00BF2F58" w:rsidRDefault="005D40B4" w:rsidP="005D40B4">
      <w:pPr>
        <w:snapToGrid w:val="0"/>
        <w:spacing w:after="120"/>
        <w:ind w:left="475"/>
        <w:rPr>
          <w:rFonts w:ascii="Arial" w:eastAsia="Times New Roman" w:hAnsi="Arial" w:cs="Arial"/>
          <w:i/>
          <w:iCs/>
          <w:color w:val="343A40"/>
          <w:kern w:val="0"/>
          <w:sz w:val="20"/>
          <w:szCs w:val="20"/>
          <w14:ligatures w14:val="none"/>
        </w:rPr>
      </w:pPr>
      <w:r w:rsidRPr="00BF2F58">
        <w:rPr>
          <w:rFonts w:ascii="Arial" w:eastAsia="Times New Roman" w:hAnsi="Arial" w:cs="Arial"/>
          <w:i/>
          <w:iCs/>
          <w:color w:val="343A40"/>
          <w:kern w:val="0"/>
          <w:sz w:val="20"/>
          <w:szCs w:val="20"/>
          <w14:ligatures w14:val="none"/>
        </w:rPr>
        <w:t xml:space="preserve">Sec. </w:t>
      </w:r>
      <w:proofErr w:type="gramStart"/>
      <w:r w:rsidRPr="00BF2F58">
        <w:rPr>
          <w:rFonts w:ascii="Arial" w:eastAsia="Times New Roman" w:hAnsi="Arial" w:cs="Arial"/>
          <w:i/>
          <w:iCs/>
          <w:color w:val="343A40"/>
          <w:kern w:val="0"/>
          <w:sz w:val="20"/>
          <w:szCs w:val="20"/>
          <w14:ligatures w14:val="none"/>
        </w:rPr>
        <w:t>2  Freedom</w:t>
      </w:r>
      <w:proofErr w:type="gramEnd"/>
      <w:r w:rsidRPr="00BF2F58">
        <w:rPr>
          <w:rFonts w:ascii="Arial" w:eastAsia="Times New Roman" w:hAnsi="Arial" w:cs="Arial"/>
          <w:i/>
          <w:iCs/>
          <w:color w:val="343A40"/>
          <w:kern w:val="0"/>
          <w:sz w:val="20"/>
          <w:szCs w:val="20"/>
          <w14:ligatures w14:val="none"/>
        </w:rPr>
        <w:t xml:space="preserve"> in the Classroom. Faculty members are entitled to freedom in the classroom in discussing his or her </w:t>
      </w:r>
      <w:proofErr w:type="gramStart"/>
      <w:r w:rsidRPr="00BF2F58">
        <w:rPr>
          <w:rFonts w:ascii="Arial" w:eastAsia="Times New Roman" w:hAnsi="Arial" w:cs="Arial"/>
          <w:i/>
          <w:iCs/>
          <w:color w:val="343A40"/>
          <w:kern w:val="0"/>
          <w:sz w:val="20"/>
          <w:szCs w:val="20"/>
          <w14:ligatures w14:val="none"/>
        </w:rPr>
        <w:t>subject, but</w:t>
      </w:r>
      <w:proofErr w:type="gramEnd"/>
      <w:r w:rsidRPr="00BF2F58">
        <w:rPr>
          <w:rFonts w:ascii="Arial" w:eastAsia="Times New Roman" w:hAnsi="Arial" w:cs="Arial"/>
          <w:i/>
          <w:iCs/>
          <w:color w:val="343A40"/>
          <w:kern w:val="0"/>
          <w:sz w:val="20"/>
          <w:szCs w:val="20"/>
          <w14:ligatures w14:val="none"/>
        </w:rPr>
        <w:t xml:space="preserve"> are expected not to introduce into their teaching controversial matter that has no relation to his or her subject. </w:t>
      </w:r>
    </w:p>
    <w:p w14:paraId="18C7DD90" w14:textId="77777777" w:rsidR="005D40B4" w:rsidRDefault="005D40B4" w:rsidP="005D40B4">
      <w:pPr>
        <w:snapToGrid w:val="0"/>
        <w:spacing w:after="120"/>
        <w:ind w:left="480"/>
        <w:rPr>
          <w:rFonts w:ascii="Arial" w:eastAsia="Times New Roman" w:hAnsi="Arial" w:cs="Arial"/>
          <w:i/>
          <w:iCs/>
          <w:color w:val="343A40"/>
          <w:kern w:val="0"/>
          <w:sz w:val="20"/>
          <w:szCs w:val="20"/>
          <w14:ligatures w14:val="none"/>
        </w:rPr>
      </w:pPr>
      <w:r w:rsidRPr="00BF2F58">
        <w:rPr>
          <w:rFonts w:ascii="Arial" w:eastAsia="Times New Roman" w:hAnsi="Arial" w:cs="Arial"/>
          <w:i/>
          <w:iCs/>
          <w:color w:val="343A40"/>
          <w:kern w:val="0"/>
          <w:sz w:val="20"/>
          <w:szCs w:val="20"/>
          <w14:ligatures w14:val="none"/>
        </w:rPr>
        <w:t xml:space="preserve">Sec. </w:t>
      </w:r>
      <w:proofErr w:type="gramStart"/>
      <w:r w:rsidRPr="00BF2F58">
        <w:rPr>
          <w:rFonts w:ascii="Arial" w:eastAsia="Times New Roman" w:hAnsi="Arial" w:cs="Arial"/>
          <w:i/>
          <w:iCs/>
          <w:color w:val="343A40"/>
          <w:kern w:val="0"/>
          <w:sz w:val="20"/>
          <w:szCs w:val="20"/>
          <w14:ligatures w14:val="none"/>
        </w:rPr>
        <w:t>3  Clarification</w:t>
      </w:r>
      <w:proofErr w:type="gramEnd"/>
      <w:r w:rsidRPr="00BF2F58">
        <w:rPr>
          <w:rFonts w:ascii="Arial" w:eastAsia="Times New Roman" w:hAnsi="Arial" w:cs="Arial"/>
          <w:i/>
          <w:iCs/>
          <w:color w:val="343A40"/>
          <w:kern w:val="0"/>
          <w:sz w:val="20"/>
          <w:szCs w:val="20"/>
          <w14:ligatures w14:val="none"/>
        </w:rPr>
        <w:t xml:space="preserve"> of Role.   Faculty members are citizens, members of learned professions, and officers of an educational institution supported by the State of Texas. When the faculty member </w:t>
      </w:r>
      <w:r w:rsidRPr="00BF2F58">
        <w:rPr>
          <w:rFonts w:ascii="Arial" w:eastAsia="Times New Roman" w:hAnsi="Arial" w:cs="Arial"/>
          <w:i/>
          <w:iCs/>
          <w:color w:val="343A40"/>
          <w:kern w:val="0"/>
          <w:sz w:val="20"/>
          <w:szCs w:val="20"/>
          <w14:ligatures w14:val="none"/>
        </w:rPr>
        <w:lastRenderedPageBreak/>
        <w:t xml:space="preserve">speaks or writes as a citizen, he or she should be free from institutional censorship or </w:t>
      </w:r>
      <w:proofErr w:type="gramStart"/>
      <w:r w:rsidRPr="00BF2F58">
        <w:rPr>
          <w:rFonts w:ascii="Arial" w:eastAsia="Times New Roman" w:hAnsi="Arial" w:cs="Arial"/>
          <w:i/>
          <w:iCs/>
          <w:color w:val="343A40"/>
          <w:kern w:val="0"/>
          <w:sz w:val="20"/>
          <w:szCs w:val="20"/>
          <w14:ligatures w14:val="none"/>
        </w:rPr>
        <w:t>discipline, but</w:t>
      </w:r>
      <w:proofErr w:type="gramEnd"/>
      <w:r w:rsidRPr="00BF2F58">
        <w:rPr>
          <w:rFonts w:ascii="Arial" w:eastAsia="Times New Roman" w:hAnsi="Arial" w:cs="Arial"/>
          <w:i/>
          <w:iCs/>
          <w:color w:val="343A40"/>
          <w:kern w:val="0"/>
          <w:sz w:val="20"/>
          <w:szCs w:val="20"/>
          <w14:ligatures w14:val="none"/>
        </w:rPr>
        <w:t xml:space="preserve"> should make it plain that the faculty member is not an institutional spokesperson.</w:t>
      </w:r>
    </w:p>
    <w:p w14:paraId="468B8ACB" w14:textId="77777777" w:rsidR="005D40B4" w:rsidRPr="00BF2F58" w:rsidRDefault="005D40B4" w:rsidP="005D40B4">
      <w:pPr>
        <w:snapToGrid w:val="0"/>
        <w:spacing w:after="120"/>
        <w:ind w:left="480"/>
        <w:rPr>
          <w:rFonts w:ascii="Arial" w:eastAsia="Times New Roman" w:hAnsi="Arial" w:cs="Arial"/>
          <w:i/>
          <w:iCs/>
          <w:color w:val="343A40"/>
          <w:kern w:val="0"/>
          <w:sz w:val="20"/>
          <w:szCs w:val="20"/>
          <w14:ligatures w14:val="none"/>
        </w:rPr>
      </w:pPr>
      <w:r w:rsidRPr="00BF2F58">
        <w:rPr>
          <w:rFonts w:ascii="Arial" w:eastAsia="Times New Roman" w:hAnsi="Arial" w:cs="Arial"/>
          <w:i/>
          <w:iCs/>
          <w:color w:val="343A40"/>
          <w:kern w:val="0"/>
          <w:sz w:val="20"/>
          <w:szCs w:val="20"/>
          <w14:ligatures w14:val="none"/>
        </w:rPr>
        <w:t xml:space="preserve">Sec. </w:t>
      </w:r>
      <w:proofErr w:type="gramStart"/>
      <w:r w:rsidRPr="00BF2F58">
        <w:rPr>
          <w:rFonts w:ascii="Arial" w:eastAsia="Times New Roman" w:hAnsi="Arial" w:cs="Arial"/>
          <w:i/>
          <w:iCs/>
          <w:color w:val="343A40"/>
          <w:kern w:val="0"/>
          <w:sz w:val="20"/>
          <w:szCs w:val="20"/>
          <w14:ligatures w14:val="none"/>
        </w:rPr>
        <w:t>4  Primary</w:t>
      </w:r>
      <w:proofErr w:type="gramEnd"/>
      <w:r w:rsidRPr="00BF2F58">
        <w:rPr>
          <w:rFonts w:ascii="Arial" w:eastAsia="Times New Roman" w:hAnsi="Arial" w:cs="Arial"/>
          <w:i/>
          <w:iCs/>
          <w:color w:val="343A40"/>
          <w:kern w:val="0"/>
          <w:sz w:val="20"/>
          <w:szCs w:val="20"/>
          <w14:ligatures w14:val="none"/>
        </w:rPr>
        <w:t xml:space="preserve"> Duties. The primary duties of a member of the faculty are to:</w:t>
      </w:r>
    </w:p>
    <w:p w14:paraId="72587166" w14:textId="77777777" w:rsidR="005D40B4" w:rsidRPr="00BF2F58" w:rsidRDefault="005D40B4" w:rsidP="005D40B4">
      <w:pPr>
        <w:snapToGrid w:val="0"/>
        <w:spacing w:after="120"/>
        <w:ind w:left="960"/>
        <w:rPr>
          <w:rFonts w:ascii="Arial" w:eastAsia="Times New Roman" w:hAnsi="Arial" w:cs="Arial"/>
          <w:i/>
          <w:iCs/>
          <w:color w:val="343A40"/>
          <w:kern w:val="0"/>
          <w:sz w:val="20"/>
          <w:szCs w:val="20"/>
          <w14:ligatures w14:val="none"/>
        </w:rPr>
      </w:pPr>
      <w:proofErr w:type="gramStart"/>
      <w:r w:rsidRPr="00BF2F58">
        <w:rPr>
          <w:rFonts w:ascii="Arial" w:eastAsia="Times New Roman" w:hAnsi="Arial" w:cs="Arial"/>
          <w:i/>
          <w:iCs/>
          <w:color w:val="343A40"/>
          <w:kern w:val="0"/>
          <w:sz w:val="20"/>
          <w:szCs w:val="20"/>
          <w14:ligatures w14:val="none"/>
        </w:rPr>
        <w:t>4.1  Teaching</w:t>
      </w:r>
      <w:proofErr w:type="gramEnd"/>
      <w:r w:rsidRPr="00BF2F58">
        <w:rPr>
          <w:rFonts w:ascii="Arial" w:eastAsia="Times New Roman" w:hAnsi="Arial" w:cs="Arial"/>
          <w:i/>
          <w:iCs/>
          <w:color w:val="343A40"/>
          <w:kern w:val="0"/>
          <w:sz w:val="20"/>
          <w:szCs w:val="20"/>
          <w14:ligatures w14:val="none"/>
        </w:rPr>
        <w:t>.   Teach in the classroom, laboratory, seminar, or clinical setting.</w:t>
      </w:r>
    </w:p>
    <w:p w14:paraId="46034639" w14:textId="77777777" w:rsidR="005D40B4" w:rsidRPr="00BF2F58" w:rsidRDefault="005D40B4" w:rsidP="005D40B4">
      <w:pPr>
        <w:snapToGrid w:val="0"/>
        <w:spacing w:after="120"/>
        <w:ind w:left="960"/>
        <w:rPr>
          <w:rFonts w:ascii="Arial" w:eastAsia="Times New Roman" w:hAnsi="Arial" w:cs="Arial"/>
          <w:i/>
          <w:iCs/>
          <w:color w:val="343A40"/>
          <w:kern w:val="0"/>
          <w:sz w:val="20"/>
          <w:szCs w:val="20"/>
          <w14:ligatures w14:val="none"/>
        </w:rPr>
      </w:pPr>
      <w:proofErr w:type="gramStart"/>
      <w:r w:rsidRPr="00BF2F58">
        <w:rPr>
          <w:rFonts w:ascii="Arial" w:eastAsia="Times New Roman" w:hAnsi="Arial" w:cs="Arial"/>
          <w:i/>
          <w:iCs/>
          <w:color w:val="343A40"/>
          <w:kern w:val="0"/>
          <w:sz w:val="20"/>
          <w:szCs w:val="20"/>
          <w14:ligatures w14:val="none"/>
        </w:rPr>
        <w:t>4.2  Research</w:t>
      </w:r>
      <w:proofErr w:type="gramEnd"/>
      <w:r w:rsidRPr="00BF2F58">
        <w:rPr>
          <w:rFonts w:ascii="Arial" w:eastAsia="Times New Roman" w:hAnsi="Arial" w:cs="Arial"/>
          <w:i/>
          <w:iCs/>
          <w:color w:val="343A40"/>
          <w:kern w:val="0"/>
          <w:sz w:val="20"/>
          <w:szCs w:val="20"/>
          <w14:ligatures w14:val="none"/>
        </w:rPr>
        <w:t>.   Study, investigate, discover, create, and develop professionally.</w:t>
      </w:r>
    </w:p>
    <w:p w14:paraId="06A9CF67" w14:textId="77777777" w:rsidR="005D40B4" w:rsidRPr="00BF2F58" w:rsidRDefault="005D40B4" w:rsidP="005D40B4">
      <w:pPr>
        <w:snapToGrid w:val="0"/>
        <w:spacing w:after="120"/>
        <w:ind w:left="960"/>
        <w:rPr>
          <w:rFonts w:ascii="Arial" w:eastAsia="Times New Roman" w:hAnsi="Arial" w:cs="Arial"/>
          <w:i/>
          <w:iCs/>
          <w:color w:val="343A40"/>
          <w:kern w:val="0"/>
          <w:sz w:val="20"/>
          <w:szCs w:val="20"/>
          <w14:ligatures w14:val="none"/>
        </w:rPr>
      </w:pPr>
      <w:proofErr w:type="gramStart"/>
      <w:r w:rsidRPr="00BF2F58">
        <w:rPr>
          <w:rFonts w:ascii="Arial" w:eastAsia="Times New Roman" w:hAnsi="Arial" w:cs="Arial"/>
          <w:i/>
          <w:iCs/>
          <w:color w:val="343A40"/>
          <w:kern w:val="0"/>
          <w:sz w:val="20"/>
          <w:szCs w:val="20"/>
          <w14:ligatures w14:val="none"/>
        </w:rPr>
        <w:t>4.3  Administration</w:t>
      </w:r>
      <w:proofErr w:type="gramEnd"/>
      <w:r w:rsidRPr="00BF2F58">
        <w:rPr>
          <w:rFonts w:ascii="Arial" w:eastAsia="Times New Roman" w:hAnsi="Arial" w:cs="Arial"/>
          <w:i/>
          <w:iCs/>
          <w:color w:val="343A40"/>
          <w:kern w:val="0"/>
          <w:sz w:val="20"/>
          <w:szCs w:val="20"/>
          <w14:ligatures w14:val="none"/>
        </w:rPr>
        <w:t>.   Perform curricular tasks auxiliary to teaching and research, e.g., serving on faculty committees, attending to administrative and disciplinary tasks, fostering intellectual curiosity and integrity in the student body.</w:t>
      </w:r>
    </w:p>
    <w:p w14:paraId="3B865BF7" w14:textId="77777777" w:rsidR="005D40B4" w:rsidRPr="00BF2F58" w:rsidRDefault="005D40B4" w:rsidP="005D40B4">
      <w:pPr>
        <w:snapToGrid w:val="0"/>
        <w:spacing w:after="120"/>
        <w:ind w:left="960"/>
        <w:rPr>
          <w:rFonts w:ascii="Arial" w:eastAsia="Times New Roman" w:hAnsi="Arial" w:cs="Arial"/>
          <w:i/>
          <w:iCs/>
          <w:color w:val="343A40"/>
          <w:kern w:val="0"/>
          <w:sz w:val="20"/>
          <w:szCs w:val="20"/>
          <w14:ligatures w14:val="none"/>
        </w:rPr>
      </w:pPr>
      <w:proofErr w:type="gramStart"/>
      <w:r w:rsidRPr="00BF2F58">
        <w:rPr>
          <w:rFonts w:ascii="Arial" w:eastAsia="Times New Roman" w:hAnsi="Arial" w:cs="Arial"/>
          <w:i/>
          <w:iCs/>
          <w:color w:val="343A40"/>
          <w:kern w:val="0"/>
          <w:sz w:val="20"/>
          <w:szCs w:val="20"/>
          <w14:ligatures w14:val="none"/>
        </w:rPr>
        <w:t>4.4  Contribution</w:t>
      </w:r>
      <w:proofErr w:type="gramEnd"/>
      <w:r w:rsidRPr="00BF2F58">
        <w:rPr>
          <w:rFonts w:ascii="Arial" w:eastAsia="Times New Roman" w:hAnsi="Arial" w:cs="Arial"/>
          <w:i/>
          <w:iCs/>
          <w:color w:val="343A40"/>
          <w:kern w:val="0"/>
          <w:sz w:val="20"/>
          <w:szCs w:val="20"/>
          <w14:ligatures w14:val="none"/>
        </w:rPr>
        <w:t xml:space="preserve"> to Society.   Use their professional expertise to benefit society.</w:t>
      </w:r>
    </w:p>
    <w:p w14:paraId="6D8A2516" w14:textId="77777777" w:rsidR="005D40B4" w:rsidRPr="005D40B4" w:rsidRDefault="005D40B4" w:rsidP="005D40B4">
      <w:pPr>
        <w:pStyle w:val="HTMLPreformatted"/>
        <w:snapToGrid w:val="0"/>
        <w:spacing w:after="120"/>
        <w:rPr>
          <w:rFonts w:ascii="Arial" w:hAnsi="Arial" w:cs="Arial"/>
          <w:sz w:val="2"/>
          <w:szCs w:val="2"/>
        </w:rPr>
      </w:pPr>
    </w:p>
    <w:p w14:paraId="4967A4F2" w14:textId="6063BE58" w:rsidR="005D40B4" w:rsidRPr="005D40B4" w:rsidRDefault="00F75B23" w:rsidP="005D40B4">
      <w:pPr>
        <w:pStyle w:val="HTMLPreformatted"/>
        <w:snapToGrid w:val="0"/>
        <w:spacing w:after="120"/>
        <w:rPr>
          <w:rFonts w:ascii="Arial" w:hAnsi="Arial" w:cs="Arial"/>
          <w:sz w:val="22"/>
          <w:szCs w:val="22"/>
        </w:rPr>
      </w:pPr>
      <w:r w:rsidRPr="005D40B4">
        <w:rPr>
          <w:rFonts w:ascii="Arial" w:hAnsi="Arial" w:cs="Arial"/>
          <w:sz w:val="22"/>
          <w:szCs w:val="22"/>
        </w:rPr>
        <w:t>Those</w:t>
      </w:r>
      <w:r w:rsidR="00BF2F58" w:rsidRPr="005D40B4">
        <w:rPr>
          <w:rFonts w:ascii="Arial" w:hAnsi="Arial" w:cs="Arial"/>
          <w:sz w:val="22"/>
          <w:szCs w:val="22"/>
        </w:rPr>
        <w:t xml:space="preserve"> rights </w:t>
      </w:r>
      <w:r w:rsidRPr="005D40B4">
        <w:rPr>
          <w:rFonts w:ascii="Arial" w:hAnsi="Arial" w:cs="Arial"/>
          <w:sz w:val="22"/>
          <w:szCs w:val="22"/>
        </w:rPr>
        <w:t xml:space="preserve">and responsibilities delineated in RR 31004 nearly word-for-word </w:t>
      </w:r>
      <w:r w:rsidR="00BF2F58" w:rsidRPr="005D40B4">
        <w:rPr>
          <w:rFonts w:ascii="Arial" w:hAnsi="Arial" w:cs="Arial"/>
          <w:sz w:val="22"/>
          <w:szCs w:val="22"/>
        </w:rPr>
        <w:t>reflect the AAUP/AAC&amp;U’s definition of Academic Freedom as defined in the 1940 statement and reflected in case law as described above</w:t>
      </w:r>
      <w:r w:rsidR="005D40B4" w:rsidRPr="005D40B4">
        <w:rPr>
          <w:rFonts w:ascii="Arial" w:hAnsi="Arial" w:cs="Arial"/>
          <w:sz w:val="22"/>
          <w:szCs w:val="22"/>
        </w:rPr>
        <w:t>, and indeed, Subchapter 13-101(d) of UT Austin’s Governing Principles classifies those passages as being UT System’s policy on Academic Freedom:</w:t>
      </w:r>
    </w:p>
    <w:p w14:paraId="66F3FC55" w14:textId="7138C487" w:rsidR="005D40B4" w:rsidRPr="005D40B4" w:rsidRDefault="005D40B4" w:rsidP="005D40B4">
      <w:pPr>
        <w:pStyle w:val="NormalWeb"/>
        <w:shd w:val="clear" w:color="auto" w:fill="FFFFFF"/>
        <w:snapToGrid w:val="0"/>
        <w:spacing w:before="0" w:beforeAutospacing="0" w:after="120" w:afterAutospacing="0"/>
        <w:ind w:left="450"/>
        <w:rPr>
          <w:rFonts w:ascii="Arial" w:hAnsi="Arial" w:cs="Arial"/>
          <w:i/>
          <w:iCs/>
          <w:sz w:val="20"/>
          <w:szCs w:val="20"/>
        </w:rPr>
      </w:pPr>
      <w:r w:rsidRPr="005D40B4">
        <w:rPr>
          <w:rFonts w:ascii="Arial" w:hAnsi="Arial" w:cs="Arial"/>
          <w:i/>
          <w:iCs/>
          <w:color w:val="212121"/>
          <w:sz w:val="20"/>
          <w:szCs w:val="20"/>
        </w:rPr>
        <w:t xml:space="preserve">Additional rules concerning free speech and academic freedom of faculty members are found in the Regents’ Rules and Regulations, Rule 31004, Paragraph 2, Sections 1 and 2. </w:t>
      </w:r>
    </w:p>
    <w:p w14:paraId="4A3B5AEE" w14:textId="15733E16" w:rsidR="005F2673" w:rsidRDefault="005D40B4" w:rsidP="005D40B4">
      <w:pPr>
        <w:pStyle w:val="HTMLPreformatted"/>
        <w:snapToGrid w:val="0"/>
        <w:spacing w:after="120"/>
        <w:rPr>
          <w:rFonts w:ascii="Arial" w:hAnsi="Arial" w:cs="Arial"/>
          <w:sz w:val="22"/>
          <w:szCs w:val="22"/>
        </w:rPr>
      </w:pPr>
      <w:r w:rsidRPr="005D40B4">
        <w:rPr>
          <w:rFonts w:ascii="Arial" w:hAnsi="Arial" w:cs="Arial"/>
          <w:sz w:val="22"/>
          <w:szCs w:val="22"/>
        </w:rPr>
        <w:t>Accordingly, i</w:t>
      </w:r>
      <w:r w:rsidR="00F75B23" w:rsidRPr="005D40B4">
        <w:rPr>
          <w:rFonts w:ascii="Arial" w:hAnsi="Arial" w:cs="Arial"/>
          <w:sz w:val="22"/>
          <w:szCs w:val="22"/>
        </w:rPr>
        <w:t>t is through</w:t>
      </w:r>
      <w:r w:rsidR="00000F35" w:rsidRPr="005D40B4">
        <w:rPr>
          <w:rFonts w:ascii="Arial" w:hAnsi="Arial" w:cs="Arial"/>
          <w:sz w:val="22"/>
          <w:szCs w:val="22"/>
        </w:rPr>
        <w:t xml:space="preserve"> the implementation of RR 31004 that the UT System </w:t>
      </w:r>
      <w:r w:rsidR="00F75B23" w:rsidRPr="005D40B4">
        <w:rPr>
          <w:rFonts w:ascii="Arial" w:hAnsi="Arial" w:cs="Arial"/>
          <w:sz w:val="22"/>
          <w:szCs w:val="22"/>
        </w:rPr>
        <w:t>and its component institutions comply with Texas Education Code 51.354(5)</w:t>
      </w:r>
      <w:r w:rsidRPr="005D40B4">
        <w:rPr>
          <w:rFonts w:ascii="Arial" w:hAnsi="Arial" w:cs="Arial"/>
          <w:sz w:val="22"/>
          <w:szCs w:val="22"/>
        </w:rPr>
        <w:t>.</w:t>
      </w:r>
      <w:r w:rsidR="00F75B23" w:rsidRPr="005D40B4">
        <w:rPr>
          <w:rFonts w:ascii="Arial" w:hAnsi="Arial" w:cs="Arial"/>
          <w:sz w:val="22"/>
          <w:szCs w:val="22"/>
        </w:rPr>
        <w:t xml:space="preserve"> </w:t>
      </w:r>
      <w:r w:rsidRPr="005D40B4">
        <w:rPr>
          <w:rFonts w:ascii="Arial" w:hAnsi="Arial" w:cs="Arial"/>
          <w:sz w:val="22"/>
          <w:szCs w:val="22"/>
        </w:rPr>
        <w:t xml:space="preserve">Thus, </w:t>
      </w:r>
      <w:r w:rsidR="00F75B23" w:rsidRPr="005D40B4">
        <w:rPr>
          <w:rFonts w:ascii="Arial" w:hAnsi="Arial" w:cs="Arial"/>
          <w:sz w:val="22"/>
          <w:szCs w:val="22"/>
        </w:rPr>
        <w:t xml:space="preserve">any violation of RR 31004 </w:t>
      </w:r>
      <w:r w:rsidR="00000F35" w:rsidRPr="005D40B4">
        <w:rPr>
          <w:rFonts w:ascii="Arial" w:hAnsi="Arial" w:cs="Arial"/>
          <w:sz w:val="22"/>
          <w:szCs w:val="22"/>
        </w:rPr>
        <w:t xml:space="preserve">by an employee of the UT System and its components </w:t>
      </w:r>
      <w:r w:rsidR="00F75B23" w:rsidRPr="005D40B4">
        <w:rPr>
          <w:rFonts w:ascii="Arial" w:hAnsi="Arial" w:cs="Arial"/>
          <w:sz w:val="22"/>
          <w:szCs w:val="22"/>
        </w:rPr>
        <w:t>reflects a lack of compliance with Texas Government Code 51.354(5)</w:t>
      </w:r>
      <w:r w:rsidR="00C530E6">
        <w:rPr>
          <w:rFonts w:ascii="Arial" w:hAnsi="Arial" w:cs="Arial"/>
          <w:sz w:val="22"/>
          <w:szCs w:val="22"/>
        </w:rPr>
        <w:t>.</w:t>
      </w:r>
    </w:p>
    <w:p w14:paraId="77C069A7" w14:textId="77777777" w:rsidR="00C530E6" w:rsidRPr="00F976AC" w:rsidRDefault="00C530E6" w:rsidP="00C530E6">
      <w:pPr>
        <w:rPr>
          <w:rFonts w:ascii="Arial" w:hAnsi="Arial" w:cs="Arial"/>
          <w:sz w:val="22"/>
          <w:szCs w:val="22"/>
        </w:rPr>
      </w:pPr>
      <w:r w:rsidRPr="00F976AC">
        <w:rPr>
          <w:rFonts w:ascii="Arial" w:hAnsi="Arial" w:cs="Arial"/>
          <w:sz w:val="22"/>
          <w:szCs w:val="22"/>
        </w:rPr>
        <w:t>Academic Freedom as jointly endorsed by the AAUP and the AAC&amp;U, as well as UT Austin, includes a faculty member’s “</w:t>
      </w:r>
      <w:r w:rsidRPr="00F976AC">
        <w:rPr>
          <w:rFonts w:ascii="Arial" w:hAnsi="Arial" w:cs="Arial"/>
          <w:i/>
          <w:iCs/>
          <w:sz w:val="22"/>
          <w:szCs w:val="22"/>
        </w:rPr>
        <w:t>full freedom in research</w:t>
      </w:r>
      <w:r w:rsidRPr="00F976AC">
        <w:rPr>
          <w:rFonts w:ascii="Arial" w:hAnsi="Arial" w:cs="Arial"/>
          <w:sz w:val="22"/>
          <w:szCs w:val="22"/>
        </w:rPr>
        <w:t xml:space="preserve">.” The named persons’ decision to remove my ability to conduct research was therefore a violation of my Liberty Interest in my original 3-year contract, which included authorization to conduct research, and was a violation of my Academic Freedom and my rights under UT Austin’s Governing Principles, RR 31004, Texas Education Code 51.354, and professional and SACSCOC accreditation standards. </w:t>
      </w:r>
    </w:p>
    <w:p w14:paraId="08BBCD47" w14:textId="77777777" w:rsidR="00C530E6" w:rsidRPr="00F976AC" w:rsidRDefault="00C530E6" w:rsidP="00C530E6">
      <w:pPr>
        <w:rPr>
          <w:rFonts w:ascii="Arial" w:hAnsi="Arial" w:cs="Arial"/>
          <w:sz w:val="12"/>
          <w:szCs w:val="12"/>
        </w:rPr>
      </w:pPr>
    </w:p>
    <w:p w14:paraId="00CD4CD3" w14:textId="72CED2A7" w:rsidR="00C530E6" w:rsidRDefault="00C530E6" w:rsidP="00F976AC">
      <w:pPr>
        <w:rPr>
          <w:rFonts w:ascii="Arial" w:hAnsi="Arial" w:cs="Arial"/>
          <w:sz w:val="22"/>
          <w:szCs w:val="22"/>
        </w:rPr>
      </w:pPr>
      <w:r w:rsidRPr="00F976AC">
        <w:rPr>
          <w:rFonts w:ascii="Arial" w:hAnsi="Arial" w:cs="Arial"/>
          <w:sz w:val="22"/>
          <w:szCs w:val="22"/>
        </w:rPr>
        <w:t>Further, the named persons’ removal of my ability to conduct research would make me ineligible for future promotion as a full professor, as demonstration of success research is a significant part of the ability of a faculty member to be granted that title.</w:t>
      </w:r>
    </w:p>
    <w:p w14:paraId="228C2CC2" w14:textId="77777777" w:rsidR="00F976AC" w:rsidRPr="00F976AC" w:rsidRDefault="00F976AC" w:rsidP="00F976AC">
      <w:pPr>
        <w:rPr>
          <w:rFonts w:ascii="Arial" w:hAnsi="Arial" w:cs="Arial"/>
          <w:i/>
          <w:iCs/>
          <w:color w:val="2F5496" w:themeColor="accent1" w:themeShade="BF"/>
          <w:sz w:val="12"/>
          <w:szCs w:val="12"/>
        </w:rPr>
      </w:pPr>
    </w:p>
    <w:p w14:paraId="75933E1F" w14:textId="2208B161" w:rsidR="005F2673" w:rsidRPr="005D40B4" w:rsidRDefault="005F2673" w:rsidP="00F75B23">
      <w:pPr>
        <w:snapToGrid w:val="0"/>
        <w:spacing w:after="120"/>
        <w:rPr>
          <w:rFonts w:ascii="Arial" w:eastAsia="Times New Roman" w:hAnsi="Arial" w:cs="Arial"/>
          <w:color w:val="343A40"/>
          <w:kern w:val="0"/>
          <w:sz w:val="22"/>
          <w:szCs w:val="22"/>
          <w14:ligatures w14:val="none"/>
        </w:rPr>
      </w:pPr>
      <w:r w:rsidRPr="005D40B4">
        <w:rPr>
          <w:rFonts w:ascii="Arial" w:eastAsia="Times New Roman" w:hAnsi="Arial" w:cs="Arial"/>
          <w:color w:val="343A40"/>
          <w:kern w:val="0"/>
          <w:sz w:val="22"/>
          <w:szCs w:val="22"/>
          <w14:ligatures w14:val="none"/>
        </w:rPr>
        <w:t xml:space="preserve">Note that RR 31004 makes no distinction as to the applicability of those rights and responsibilities as a condition of faculty status or title; they apply equally to all types of faculty members, regardless of a faculty member’s tenure status or title. Per RR 31004, as a faculty member of UT Austin and the UT System, I have a right to freedom of research, the right to freedom in the classroom, and the right to speak without institutional censorship. </w:t>
      </w:r>
      <w:r w:rsidR="00BF2F58" w:rsidRPr="005D40B4">
        <w:rPr>
          <w:rFonts w:ascii="Arial" w:eastAsia="Times New Roman" w:hAnsi="Arial" w:cs="Arial"/>
          <w:color w:val="343A40"/>
          <w:kern w:val="0"/>
          <w:sz w:val="22"/>
          <w:szCs w:val="22"/>
          <w14:ligatures w14:val="none"/>
        </w:rPr>
        <w:t xml:space="preserve">Clearly the actions taken against me were contrary to the mandates of </w:t>
      </w:r>
      <w:r w:rsidRPr="005D40B4">
        <w:rPr>
          <w:rFonts w:ascii="Arial" w:eastAsia="Times New Roman" w:hAnsi="Arial" w:cs="Arial"/>
          <w:color w:val="343A40"/>
          <w:kern w:val="0"/>
          <w:sz w:val="22"/>
          <w:szCs w:val="22"/>
          <w14:ligatures w14:val="none"/>
        </w:rPr>
        <w:t xml:space="preserve">RR </w:t>
      </w:r>
      <w:r w:rsidR="00BF2F58" w:rsidRPr="005D40B4">
        <w:rPr>
          <w:rFonts w:ascii="Arial" w:eastAsia="Times New Roman" w:hAnsi="Arial" w:cs="Arial"/>
          <w:color w:val="343A40"/>
          <w:kern w:val="0"/>
          <w:sz w:val="22"/>
          <w:szCs w:val="22"/>
          <w14:ligatures w14:val="none"/>
        </w:rPr>
        <w:t>31004</w:t>
      </w:r>
      <w:r w:rsidRPr="005D40B4">
        <w:rPr>
          <w:rFonts w:ascii="Arial" w:eastAsia="Times New Roman" w:hAnsi="Arial" w:cs="Arial"/>
          <w:color w:val="343A40"/>
          <w:kern w:val="0"/>
          <w:sz w:val="22"/>
          <w:szCs w:val="22"/>
          <w14:ligatures w14:val="none"/>
        </w:rPr>
        <w:t xml:space="preserve"> and my 1</w:t>
      </w:r>
      <w:r w:rsidRPr="005D40B4">
        <w:rPr>
          <w:rFonts w:ascii="Arial" w:eastAsia="Times New Roman" w:hAnsi="Arial" w:cs="Arial"/>
          <w:color w:val="343A40"/>
          <w:kern w:val="0"/>
          <w:sz w:val="22"/>
          <w:szCs w:val="22"/>
          <w:vertAlign w:val="superscript"/>
          <w14:ligatures w14:val="none"/>
        </w:rPr>
        <w:t>st</w:t>
      </w:r>
      <w:r w:rsidRPr="005D40B4">
        <w:rPr>
          <w:rFonts w:ascii="Arial" w:eastAsia="Times New Roman" w:hAnsi="Arial" w:cs="Arial"/>
          <w:color w:val="343A40"/>
          <w:kern w:val="0"/>
          <w:sz w:val="22"/>
          <w:szCs w:val="22"/>
          <w14:ligatures w14:val="none"/>
        </w:rPr>
        <w:t xml:space="preserve"> Amendment and state-level right to Academic Freedom.</w:t>
      </w:r>
      <w:r w:rsidR="00BF2F58" w:rsidRPr="005D40B4">
        <w:rPr>
          <w:rFonts w:ascii="Arial" w:eastAsia="Times New Roman" w:hAnsi="Arial" w:cs="Arial"/>
          <w:color w:val="343A40"/>
          <w:kern w:val="0"/>
          <w:sz w:val="22"/>
          <w:szCs w:val="22"/>
          <w14:ligatures w14:val="none"/>
        </w:rPr>
        <w:t xml:space="preserve"> </w:t>
      </w:r>
      <w:r w:rsidRPr="005D40B4">
        <w:rPr>
          <w:rFonts w:ascii="Arial" w:eastAsia="Times New Roman" w:hAnsi="Arial" w:cs="Arial"/>
          <w:color w:val="343A40"/>
          <w:kern w:val="0"/>
          <w:sz w:val="22"/>
          <w:szCs w:val="22"/>
          <w14:ligatures w14:val="none"/>
        </w:rPr>
        <w:t>Indeed, not only do I have a right to Freedom of Research under RR 31004, but also have a duty to it.</w:t>
      </w:r>
    </w:p>
    <w:p w14:paraId="59DD214E" w14:textId="21E2602B" w:rsidR="00F75B23" w:rsidRPr="005D40B4" w:rsidRDefault="005F2673" w:rsidP="00F75B23">
      <w:pPr>
        <w:snapToGrid w:val="0"/>
        <w:spacing w:after="120"/>
        <w:rPr>
          <w:rFonts w:ascii="Arial" w:eastAsia="Times New Roman" w:hAnsi="Arial" w:cs="Arial"/>
          <w:color w:val="343A40"/>
          <w:kern w:val="0"/>
          <w:sz w:val="22"/>
          <w:szCs w:val="22"/>
          <w14:ligatures w14:val="none"/>
        </w:rPr>
      </w:pPr>
      <w:r w:rsidRPr="005D40B4">
        <w:rPr>
          <w:rFonts w:ascii="Arial" w:eastAsia="Times New Roman" w:hAnsi="Arial" w:cs="Arial"/>
          <w:color w:val="343A40"/>
          <w:kern w:val="0"/>
          <w:sz w:val="22"/>
          <w:szCs w:val="22"/>
          <w14:ligatures w14:val="none"/>
        </w:rPr>
        <w:t>M</w:t>
      </w:r>
      <w:r w:rsidR="00BF2F58" w:rsidRPr="005D40B4">
        <w:rPr>
          <w:rFonts w:ascii="Arial" w:eastAsia="Times New Roman" w:hAnsi="Arial" w:cs="Arial"/>
          <w:color w:val="343A40"/>
          <w:kern w:val="0"/>
          <w:sz w:val="22"/>
          <w:szCs w:val="22"/>
          <w14:ligatures w14:val="none"/>
        </w:rPr>
        <w:t xml:space="preserve">y Freedom of Research was infringed upon </w:t>
      </w:r>
      <w:r w:rsidR="00F75B23" w:rsidRPr="005D40B4">
        <w:rPr>
          <w:rFonts w:ascii="Arial" w:eastAsia="Times New Roman" w:hAnsi="Arial" w:cs="Arial"/>
          <w:color w:val="343A40"/>
          <w:kern w:val="0"/>
          <w:sz w:val="22"/>
          <w:szCs w:val="22"/>
          <w14:ligatures w14:val="none"/>
        </w:rPr>
        <w:t xml:space="preserve">in Lorenzo’s December 8, </w:t>
      </w:r>
      <w:proofErr w:type="gramStart"/>
      <w:r w:rsidR="00F75B23" w:rsidRPr="005D40B4">
        <w:rPr>
          <w:rFonts w:ascii="Arial" w:eastAsia="Times New Roman" w:hAnsi="Arial" w:cs="Arial"/>
          <w:color w:val="343A40"/>
          <w:kern w:val="0"/>
          <w:sz w:val="22"/>
          <w:szCs w:val="22"/>
          <w14:ligatures w14:val="none"/>
        </w:rPr>
        <w:t>2023</w:t>
      </w:r>
      <w:proofErr w:type="gramEnd"/>
      <w:r w:rsidR="00F75B23" w:rsidRPr="005D40B4">
        <w:rPr>
          <w:rFonts w:ascii="Arial" w:eastAsia="Times New Roman" w:hAnsi="Arial" w:cs="Arial"/>
          <w:color w:val="343A40"/>
          <w:kern w:val="0"/>
          <w:sz w:val="22"/>
          <w:szCs w:val="22"/>
          <w14:ligatures w14:val="none"/>
        </w:rPr>
        <w:t xml:space="preserve"> email to me in which she detailed a list of sanctions she was imposing on me</w:t>
      </w:r>
      <w:r w:rsidRPr="005D40B4">
        <w:rPr>
          <w:rFonts w:ascii="Arial" w:eastAsia="Times New Roman" w:hAnsi="Arial" w:cs="Arial"/>
          <w:color w:val="343A40"/>
          <w:kern w:val="0"/>
          <w:sz w:val="22"/>
          <w:szCs w:val="22"/>
          <w14:ligatures w14:val="none"/>
        </w:rPr>
        <w:t>, including restriction on my ability to pursue current or new research projects</w:t>
      </w:r>
      <w:r w:rsidR="00F75B23" w:rsidRPr="005D40B4">
        <w:rPr>
          <w:rFonts w:ascii="Arial" w:eastAsia="Times New Roman" w:hAnsi="Arial" w:cs="Arial"/>
          <w:color w:val="343A40"/>
          <w:kern w:val="0"/>
          <w:sz w:val="22"/>
          <w:szCs w:val="22"/>
          <w14:ligatures w14:val="none"/>
        </w:rPr>
        <w:t>:</w:t>
      </w:r>
    </w:p>
    <w:p w14:paraId="1353A440" w14:textId="59897D0D" w:rsidR="00F75B23" w:rsidRPr="00F75B23" w:rsidRDefault="00F75B23" w:rsidP="00F75B23">
      <w:pPr>
        <w:pStyle w:val="NormalWeb"/>
        <w:snapToGrid w:val="0"/>
        <w:spacing w:before="0" w:beforeAutospacing="0" w:after="120" w:afterAutospacing="0"/>
        <w:ind w:left="450"/>
        <w:rPr>
          <w:rFonts w:ascii="Arial" w:hAnsi="Arial" w:cs="Arial"/>
          <w:i/>
          <w:iCs/>
          <w:color w:val="000000" w:themeColor="text1"/>
          <w:sz w:val="20"/>
          <w:szCs w:val="20"/>
        </w:rPr>
      </w:pPr>
      <w:r w:rsidRPr="00F75B23">
        <w:rPr>
          <w:rFonts w:ascii="Arial" w:hAnsi="Arial" w:cs="Arial"/>
          <w:i/>
          <w:iCs/>
          <w:color w:val="000000" w:themeColor="text1"/>
          <w:sz w:val="20"/>
          <w:szCs w:val="20"/>
        </w:rPr>
        <w:t xml:space="preserve">I am relieving you of the leadership positions for the MA Design program (Faculty Lead for Curriculum and Practice and Graduate Advisor) and not authorizing you to pursue any current or new research projects. </w:t>
      </w:r>
    </w:p>
    <w:p w14:paraId="10B78ED5" w14:textId="432E23FE" w:rsidR="003112AB" w:rsidRPr="00345830" w:rsidRDefault="005F2673" w:rsidP="005F2673">
      <w:pPr>
        <w:snapToGrid w:val="0"/>
        <w:spacing w:after="120"/>
        <w:rPr>
          <w:rFonts w:ascii="Arial" w:eastAsia="Times New Roman" w:hAnsi="Arial" w:cs="Arial"/>
          <w:color w:val="343A40"/>
          <w:kern w:val="0"/>
          <w:sz w:val="22"/>
          <w:szCs w:val="22"/>
          <w14:ligatures w14:val="none"/>
        </w:rPr>
      </w:pPr>
      <w:r w:rsidRPr="00345830">
        <w:rPr>
          <w:rFonts w:ascii="Arial" w:eastAsia="Times New Roman" w:hAnsi="Arial" w:cs="Arial"/>
          <w:color w:val="343A40"/>
          <w:kern w:val="0"/>
          <w:sz w:val="22"/>
          <w:szCs w:val="22"/>
          <w14:ligatures w14:val="none"/>
        </w:rPr>
        <w:t>Further, RR 31004 mandates that as a faculty member, I have a duty to administrative tasks related to the curriculum that are “</w:t>
      </w:r>
      <w:r w:rsidRPr="00345830">
        <w:rPr>
          <w:rFonts w:ascii="Arial" w:eastAsia="Times New Roman" w:hAnsi="Arial" w:cs="Arial"/>
          <w:i/>
          <w:iCs/>
          <w:color w:val="343A40"/>
          <w:kern w:val="0"/>
          <w:sz w:val="22"/>
          <w:szCs w:val="22"/>
          <w14:ligatures w14:val="none"/>
        </w:rPr>
        <w:t>auxiliary to teaching and research</w:t>
      </w:r>
      <w:r w:rsidRPr="00345830">
        <w:rPr>
          <w:rFonts w:ascii="Arial" w:eastAsia="Times New Roman" w:hAnsi="Arial" w:cs="Arial"/>
          <w:color w:val="343A40"/>
          <w:kern w:val="0"/>
          <w:sz w:val="22"/>
          <w:szCs w:val="22"/>
          <w14:ligatures w14:val="none"/>
        </w:rPr>
        <w:t xml:space="preserve">.” In </w:t>
      </w:r>
      <w:proofErr w:type="spellStart"/>
      <w:ins w:id="97" w:author="Byron Wilson" w:date="2024-01-21T15:47:00Z">
        <w:r w:rsidR="000C2848">
          <w:rPr>
            <w:rFonts w:ascii="Arial" w:eastAsia="Times New Roman" w:hAnsi="Arial" w:cs="Arial"/>
            <w:color w:val="343A40"/>
            <w:kern w:val="0"/>
            <w:sz w:val="22"/>
            <w:szCs w:val="22"/>
            <w14:ligatures w14:val="none"/>
          </w:rPr>
          <w:t>Assistand</w:t>
        </w:r>
        <w:proofErr w:type="spellEnd"/>
        <w:r w:rsidR="000C2848">
          <w:rPr>
            <w:rFonts w:ascii="Arial" w:eastAsia="Times New Roman" w:hAnsi="Arial" w:cs="Arial"/>
            <w:color w:val="343A40"/>
            <w:kern w:val="0"/>
            <w:sz w:val="22"/>
            <w:szCs w:val="22"/>
            <w14:ligatures w14:val="none"/>
          </w:rPr>
          <w:t xml:space="preserve"> </w:t>
        </w:r>
      </w:ins>
      <w:ins w:id="98" w:author="Byron Wilson" w:date="2024-01-21T15:48:00Z">
        <w:r w:rsidR="000C2848">
          <w:rPr>
            <w:rFonts w:ascii="Arial" w:eastAsia="Times New Roman" w:hAnsi="Arial" w:cs="Arial"/>
            <w:color w:val="343A40"/>
            <w:kern w:val="0"/>
            <w:sz w:val="22"/>
            <w:szCs w:val="22"/>
            <w14:ligatures w14:val="none"/>
          </w:rPr>
          <w:t xml:space="preserve">Dean </w:t>
        </w:r>
      </w:ins>
      <w:r w:rsidRPr="00345830">
        <w:rPr>
          <w:rFonts w:ascii="Arial" w:eastAsia="Times New Roman" w:hAnsi="Arial" w:cs="Arial"/>
          <w:color w:val="343A40"/>
          <w:kern w:val="0"/>
          <w:sz w:val="22"/>
          <w:szCs w:val="22"/>
          <w14:ligatures w14:val="none"/>
        </w:rPr>
        <w:t xml:space="preserve">Lorenzo’s December 8, </w:t>
      </w:r>
      <w:proofErr w:type="gramStart"/>
      <w:r w:rsidRPr="00345830">
        <w:rPr>
          <w:rFonts w:ascii="Arial" w:eastAsia="Times New Roman" w:hAnsi="Arial" w:cs="Arial"/>
          <w:color w:val="343A40"/>
          <w:kern w:val="0"/>
          <w:sz w:val="22"/>
          <w:szCs w:val="22"/>
          <w14:ligatures w14:val="none"/>
        </w:rPr>
        <w:t>2023</w:t>
      </w:r>
      <w:proofErr w:type="gramEnd"/>
      <w:r w:rsidRPr="00345830">
        <w:rPr>
          <w:rFonts w:ascii="Arial" w:eastAsia="Times New Roman" w:hAnsi="Arial" w:cs="Arial"/>
          <w:color w:val="343A40"/>
          <w:kern w:val="0"/>
          <w:sz w:val="22"/>
          <w:szCs w:val="22"/>
          <w14:ligatures w14:val="none"/>
        </w:rPr>
        <w:t xml:space="preserve"> email to me, in addition to infringing on my rights and duty to </w:t>
      </w:r>
      <w:r w:rsidRPr="00345830">
        <w:rPr>
          <w:rFonts w:ascii="Arial" w:eastAsia="Times New Roman" w:hAnsi="Arial" w:cs="Arial"/>
          <w:color w:val="343A40"/>
          <w:kern w:val="0"/>
          <w:sz w:val="22"/>
          <w:szCs w:val="22"/>
          <w14:ligatures w14:val="none"/>
        </w:rPr>
        <w:lastRenderedPageBreak/>
        <w:t>conduct research, also</w:t>
      </w:r>
      <w:r w:rsidR="00552B7E" w:rsidRPr="00345830">
        <w:rPr>
          <w:rFonts w:ascii="Arial" w:eastAsia="Times New Roman" w:hAnsi="Arial" w:cs="Arial"/>
          <w:color w:val="343A40"/>
          <w:kern w:val="0"/>
          <w:sz w:val="22"/>
          <w:szCs w:val="22"/>
          <w14:ligatures w14:val="none"/>
        </w:rPr>
        <w:t xml:space="preserve"> infringed on my responsibility as a faculty member to perform administrative duties under RR 31004 and as specified in my rolling 3-year contract I was hired under</w:t>
      </w:r>
      <w:r w:rsidR="003112AB" w:rsidRPr="00345830">
        <w:rPr>
          <w:rFonts w:ascii="Arial" w:eastAsia="Times New Roman" w:hAnsi="Arial" w:cs="Arial"/>
          <w:color w:val="343A40"/>
          <w:kern w:val="0"/>
          <w:sz w:val="22"/>
          <w:szCs w:val="22"/>
          <w14:ligatures w14:val="none"/>
        </w:rPr>
        <w:t>. Associated with this, Lorenzo notified me that my pay for administrative duties was going to be reduced and that my teaching l</w:t>
      </w:r>
      <w:ins w:id="99" w:author="Byron Wilson" w:date="2024-01-21T15:48:00Z">
        <w:r w:rsidR="000C2848">
          <w:rPr>
            <w:rFonts w:ascii="Arial" w:eastAsia="Times New Roman" w:hAnsi="Arial" w:cs="Arial"/>
            <w:color w:val="343A40"/>
            <w:kern w:val="0"/>
            <w:sz w:val="22"/>
            <w:szCs w:val="22"/>
            <w14:ligatures w14:val="none"/>
          </w:rPr>
          <w:t>o</w:t>
        </w:r>
      </w:ins>
      <w:r w:rsidR="003112AB" w:rsidRPr="00345830">
        <w:rPr>
          <w:rFonts w:ascii="Arial" w:eastAsia="Times New Roman" w:hAnsi="Arial" w:cs="Arial"/>
          <w:color w:val="343A40"/>
          <w:kern w:val="0"/>
          <w:sz w:val="22"/>
          <w:szCs w:val="22"/>
          <w14:ligatures w14:val="none"/>
        </w:rPr>
        <w:t xml:space="preserve">ad was going to be increased: </w:t>
      </w:r>
    </w:p>
    <w:p w14:paraId="08B3BDAF" w14:textId="552D3B3F" w:rsidR="003112AB" w:rsidRPr="003112AB" w:rsidRDefault="000C2848" w:rsidP="003112AB">
      <w:pPr>
        <w:pStyle w:val="NormalWeb"/>
        <w:snapToGrid w:val="0"/>
        <w:spacing w:before="0" w:beforeAutospacing="0" w:after="120" w:afterAutospacing="0"/>
        <w:ind w:left="450"/>
        <w:rPr>
          <w:rFonts w:ascii="Arial" w:hAnsi="Arial" w:cs="Arial"/>
          <w:i/>
          <w:iCs/>
          <w:color w:val="000000" w:themeColor="text1"/>
          <w:sz w:val="20"/>
          <w:szCs w:val="20"/>
        </w:rPr>
      </w:pPr>
      <w:ins w:id="100" w:author="Byron Wilson" w:date="2024-01-21T15:48:00Z">
        <w:r>
          <w:rPr>
            <w:rFonts w:ascii="Arial" w:hAnsi="Arial" w:cs="Arial"/>
            <w:i/>
            <w:iCs/>
            <w:color w:val="000000" w:themeColor="text1"/>
            <w:sz w:val="20"/>
            <w:szCs w:val="20"/>
          </w:rPr>
          <w:t>“</w:t>
        </w:r>
      </w:ins>
      <w:r w:rsidR="003112AB" w:rsidRPr="00F75B23">
        <w:rPr>
          <w:rFonts w:ascii="Arial" w:hAnsi="Arial" w:cs="Arial"/>
          <w:i/>
          <w:iCs/>
          <w:color w:val="000000" w:themeColor="text1"/>
          <w:sz w:val="20"/>
          <w:szCs w:val="20"/>
        </w:rPr>
        <w:t>A couple of details of this change are that your summer administrative assignment for Summer of 2024 will be reduced to $10,000 to pay for the four months out of twelve that you held the roles of leadership in the MA program. In addition, Department Chair Kate Canales will adjust your teaching assignment so that it increases to the expected 3+3 course load in Fall of 2024.</w:t>
      </w:r>
      <w:ins w:id="101" w:author="Byron Wilson" w:date="2024-01-21T15:48:00Z">
        <w:r>
          <w:rPr>
            <w:rFonts w:ascii="Arial" w:hAnsi="Arial" w:cs="Arial"/>
            <w:i/>
            <w:iCs/>
            <w:color w:val="000000" w:themeColor="text1"/>
            <w:sz w:val="20"/>
            <w:szCs w:val="20"/>
          </w:rPr>
          <w:t>”</w:t>
        </w:r>
      </w:ins>
    </w:p>
    <w:p w14:paraId="1FB4278A" w14:textId="5C5C84AF" w:rsidR="009C7ACB" w:rsidRDefault="003112AB" w:rsidP="005F2673">
      <w:pPr>
        <w:snapToGrid w:val="0"/>
        <w:spacing w:after="120"/>
        <w:rPr>
          <w:rFonts w:ascii="Arial" w:eastAsia="Times New Roman" w:hAnsi="Arial" w:cs="Arial"/>
          <w:color w:val="343A40"/>
          <w:kern w:val="0"/>
          <w:sz w:val="22"/>
          <w:szCs w:val="22"/>
          <w14:ligatures w14:val="none"/>
        </w:rPr>
      </w:pPr>
      <w:r w:rsidRPr="00345830">
        <w:rPr>
          <w:rFonts w:ascii="Arial" w:eastAsia="Times New Roman" w:hAnsi="Arial" w:cs="Arial"/>
          <w:color w:val="343A40"/>
          <w:kern w:val="0"/>
          <w:sz w:val="22"/>
          <w:szCs w:val="22"/>
          <w14:ligatures w14:val="none"/>
        </w:rPr>
        <w:t xml:space="preserve">These disciplinary </w:t>
      </w:r>
      <w:r w:rsidR="009C7ACB">
        <w:rPr>
          <w:rFonts w:ascii="Arial" w:eastAsia="Times New Roman" w:hAnsi="Arial" w:cs="Arial"/>
          <w:color w:val="343A40"/>
          <w:kern w:val="0"/>
          <w:sz w:val="22"/>
          <w:szCs w:val="22"/>
          <w14:ligatures w14:val="none"/>
        </w:rPr>
        <w:t>sanctions</w:t>
      </w:r>
      <w:r w:rsidRPr="00345830">
        <w:rPr>
          <w:rFonts w:ascii="Arial" w:eastAsia="Times New Roman" w:hAnsi="Arial" w:cs="Arial"/>
          <w:color w:val="343A40"/>
          <w:kern w:val="0"/>
          <w:sz w:val="22"/>
          <w:szCs w:val="22"/>
          <w14:ligatures w14:val="none"/>
        </w:rPr>
        <w:t xml:space="preserve"> were implemented without procedural due process, in further violation of my Liberty Interest in my rolling 3-year contract </w:t>
      </w:r>
      <w:r w:rsidR="009C7ACB">
        <w:rPr>
          <w:rFonts w:ascii="Arial" w:eastAsia="Times New Roman" w:hAnsi="Arial" w:cs="Arial"/>
          <w:color w:val="343A40"/>
          <w:kern w:val="0"/>
          <w:sz w:val="22"/>
          <w:szCs w:val="22"/>
          <w14:ligatures w14:val="none"/>
        </w:rPr>
        <w:t xml:space="preserve">and </w:t>
      </w:r>
      <w:r w:rsidRPr="00345830">
        <w:rPr>
          <w:rFonts w:ascii="Arial" w:eastAsia="Times New Roman" w:hAnsi="Arial" w:cs="Arial"/>
          <w:color w:val="343A40"/>
          <w:kern w:val="0"/>
          <w:sz w:val="22"/>
          <w:szCs w:val="22"/>
          <w14:ligatures w14:val="none"/>
        </w:rPr>
        <w:t xml:space="preserve">in violation of my due process rights under </w:t>
      </w:r>
      <w:r w:rsidRPr="00667F15">
        <w:rPr>
          <w:rFonts w:ascii="Arial" w:eastAsia="Times New Roman" w:hAnsi="Arial" w:cs="Arial"/>
          <w:color w:val="343A40"/>
          <w:kern w:val="0"/>
          <w:sz w:val="22"/>
          <w:szCs w:val="22"/>
          <w14:ligatures w14:val="none"/>
        </w:rPr>
        <w:t xml:space="preserve">UT Austin </w:t>
      </w:r>
      <w:r w:rsidR="00825CAD" w:rsidRPr="00667F15">
        <w:rPr>
          <w:rFonts w:ascii="Arial" w:eastAsia="Times New Roman" w:hAnsi="Arial" w:cs="Arial"/>
          <w:color w:val="343A40"/>
          <w:kern w:val="0"/>
          <w:sz w:val="22"/>
          <w:szCs w:val="22"/>
          <w14:ligatures w14:val="none"/>
        </w:rPr>
        <w:t>HOP 1-2151 (Annual Reviews)</w:t>
      </w:r>
      <w:r w:rsidRPr="00667F15">
        <w:rPr>
          <w:rFonts w:ascii="Arial" w:eastAsia="Times New Roman" w:hAnsi="Arial" w:cs="Arial"/>
          <w:color w:val="343A40"/>
          <w:kern w:val="0"/>
          <w:sz w:val="22"/>
          <w:szCs w:val="22"/>
          <w14:ligatures w14:val="none"/>
        </w:rPr>
        <w:t xml:space="preserve">, </w:t>
      </w:r>
      <w:r w:rsidRPr="008D4D1C">
        <w:rPr>
          <w:rFonts w:ascii="Arial" w:eastAsia="Times New Roman" w:hAnsi="Arial" w:cs="Arial"/>
          <w:color w:val="343A40"/>
          <w:kern w:val="0"/>
          <w:sz w:val="22"/>
          <w:szCs w:val="22"/>
          <w14:ligatures w14:val="none"/>
        </w:rPr>
        <w:t xml:space="preserve">UT System Regents Rule </w:t>
      </w:r>
      <w:r w:rsidR="008D4D1C" w:rsidRPr="008D4D1C">
        <w:rPr>
          <w:rFonts w:ascii="Arial" w:eastAsia="Times New Roman" w:hAnsi="Arial" w:cs="Arial"/>
          <w:color w:val="343A40"/>
          <w:kern w:val="0"/>
          <w:sz w:val="22"/>
          <w:szCs w:val="22"/>
          <w14:ligatures w14:val="none"/>
        </w:rPr>
        <w:t>30501</w:t>
      </w:r>
      <w:r w:rsidR="008D4D1C">
        <w:rPr>
          <w:rFonts w:ascii="Arial" w:eastAsia="Times New Roman" w:hAnsi="Arial" w:cs="Arial"/>
          <w:color w:val="343A40"/>
          <w:kern w:val="0"/>
          <w:sz w:val="22"/>
          <w:szCs w:val="22"/>
          <w14:ligatures w14:val="none"/>
        </w:rPr>
        <w:t xml:space="preserve"> </w:t>
      </w:r>
      <w:r w:rsidR="008D4D1C" w:rsidRPr="008D4D1C">
        <w:rPr>
          <w:rFonts w:ascii="Arial" w:eastAsia="Times New Roman" w:hAnsi="Arial" w:cs="Arial"/>
          <w:b/>
          <w:bCs/>
          <w:color w:val="343A40"/>
          <w:kern w:val="0"/>
          <w:sz w:val="22"/>
          <w:szCs w:val="22"/>
          <w:highlight w:val="yellow"/>
          <w14:ligatures w14:val="none"/>
        </w:rPr>
        <w:t>(EXHIBIT XXXX)</w:t>
      </w:r>
      <w:r w:rsidRPr="008D4D1C">
        <w:rPr>
          <w:rFonts w:ascii="Arial" w:eastAsia="Times New Roman" w:hAnsi="Arial" w:cs="Arial"/>
          <w:b/>
          <w:bCs/>
          <w:color w:val="343A40"/>
          <w:kern w:val="0"/>
          <w:sz w:val="22"/>
          <w:szCs w:val="22"/>
          <w:highlight w:val="yellow"/>
          <w14:ligatures w14:val="none"/>
        </w:rPr>
        <w:t>,</w:t>
      </w:r>
      <w:r w:rsidRPr="00345830">
        <w:rPr>
          <w:rFonts w:ascii="Arial" w:eastAsia="Times New Roman" w:hAnsi="Arial" w:cs="Arial"/>
          <w:color w:val="343A40"/>
          <w:kern w:val="0"/>
          <w:sz w:val="22"/>
          <w:szCs w:val="22"/>
          <w14:ligatures w14:val="none"/>
        </w:rPr>
        <w:t xml:space="preserve"> and my Constitutional right to due process</w:t>
      </w:r>
      <w:r w:rsidR="00207857">
        <w:rPr>
          <w:rFonts w:ascii="Arial" w:eastAsia="Times New Roman" w:hAnsi="Arial" w:cs="Arial"/>
          <w:color w:val="343A40"/>
          <w:kern w:val="0"/>
          <w:sz w:val="22"/>
          <w:szCs w:val="22"/>
          <w14:ligatures w14:val="none"/>
        </w:rPr>
        <w:t>, as described herein,</w:t>
      </w:r>
      <w:r w:rsidRPr="00345830">
        <w:rPr>
          <w:rFonts w:ascii="Arial" w:eastAsia="Times New Roman" w:hAnsi="Arial" w:cs="Arial"/>
          <w:color w:val="343A40"/>
          <w:kern w:val="0"/>
          <w:sz w:val="22"/>
          <w:szCs w:val="22"/>
          <w14:ligatures w14:val="none"/>
        </w:rPr>
        <w:t xml:space="preserve"> under the 5</w:t>
      </w:r>
      <w:r w:rsidRPr="00345830">
        <w:rPr>
          <w:rFonts w:ascii="Arial" w:eastAsia="Times New Roman" w:hAnsi="Arial" w:cs="Arial"/>
          <w:color w:val="343A40"/>
          <w:kern w:val="0"/>
          <w:sz w:val="22"/>
          <w:szCs w:val="22"/>
          <w:vertAlign w:val="superscript"/>
          <w14:ligatures w14:val="none"/>
        </w:rPr>
        <w:t>th</w:t>
      </w:r>
      <w:r w:rsidRPr="00345830">
        <w:rPr>
          <w:rFonts w:ascii="Arial" w:eastAsia="Times New Roman" w:hAnsi="Arial" w:cs="Arial"/>
          <w:color w:val="343A40"/>
          <w:kern w:val="0"/>
          <w:sz w:val="22"/>
          <w:szCs w:val="22"/>
          <w14:ligatures w14:val="none"/>
        </w:rPr>
        <w:t xml:space="preserve"> and 14</w:t>
      </w:r>
      <w:r w:rsidRPr="00345830">
        <w:rPr>
          <w:rFonts w:ascii="Arial" w:eastAsia="Times New Roman" w:hAnsi="Arial" w:cs="Arial"/>
          <w:color w:val="343A40"/>
          <w:kern w:val="0"/>
          <w:sz w:val="22"/>
          <w:szCs w:val="22"/>
          <w:vertAlign w:val="superscript"/>
          <w14:ligatures w14:val="none"/>
        </w:rPr>
        <w:t>th</w:t>
      </w:r>
      <w:r w:rsidRPr="00345830">
        <w:rPr>
          <w:rFonts w:ascii="Arial" w:eastAsia="Times New Roman" w:hAnsi="Arial" w:cs="Arial"/>
          <w:color w:val="343A40"/>
          <w:kern w:val="0"/>
          <w:sz w:val="22"/>
          <w:szCs w:val="22"/>
          <w14:ligatures w14:val="none"/>
        </w:rPr>
        <w:t xml:space="preserve"> Amendments</w:t>
      </w:r>
      <w:r w:rsidR="009928D2" w:rsidRPr="00345830">
        <w:rPr>
          <w:rFonts w:ascii="Arial" w:eastAsia="Times New Roman" w:hAnsi="Arial" w:cs="Arial"/>
          <w:color w:val="343A40"/>
          <w:kern w:val="0"/>
          <w:sz w:val="22"/>
          <w:szCs w:val="22"/>
          <w14:ligatures w14:val="none"/>
        </w:rPr>
        <w:t xml:space="preserve"> of the U.S. Constitution and Article 1 of the Texas Constitution.</w:t>
      </w:r>
      <w:r w:rsidR="00DD6059" w:rsidRPr="00345830">
        <w:rPr>
          <w:rFonts w:ascii="Arial" w:eastAsia="Times New Roman" w:hAnsi="Arial" w:cs="Arial"/>
          <w:color w:val="343A40"/>
          <w:kern w:val="0"/>
          <w:sz w:val="22"/>
          <w:szCs w:val="22"/>
          <w14:ligatures w14:val="none"/>
        </w:rPr>
        <w:t xml:space="preserve"> </w:t>
      </w:r>
    </w:p>
    <w:p w14:paraId="719884FA" w14:textId="381E3AF8" w:rsidR="00667F15" w:rsidRPr="00667F15" w:rsidRDefault="00825CAD" w:rsidP="00667F15">
      <w:pPr>
        <w:pStyle w:val="NormalWeb"/>
        <w:shd w:val="clear" w:color="auto" w:fill="FFFFFF"/>
        <w:rPr>
          <w:rFonts w:ascii="Arial" w:hAnsi="Arial" w:cs="Arial"/>
          <w:sz w:val="22"/>
          <w:szCs w:val="22"/>
        </w:rPr>
      </w:pPr>
      <w:r w:rsidRPr="00667F15">
        <w:rPr>
          <w:rFonts w:ascii="Arial" w:hAnsi="Arial" w:cs="Arial"/>
          <w:color w:val="343A40"/>
          <w:sz w:val="22"/>
          <w:szCs w:val="22"/>
        </w:rPr>
        <w:t xml:space="preserve">UT Austin HOP </w:t>
      </w:r>
      <w:r w:rsidR="00207857">
        <w:rPr>
          <w:rFonts w:ascii="Arial" w:hAnsi="Arial" w:cs="Arial"/>
          <w:color w:val="343A40"/>
          <w:sz w:val="22"/>
          <w:szCs w:val="22"/>
        </w:rPr>
        <w:t>2</w:t>
      </w:r>
      <w:r w:rsidRPr="00667F15">
        <w:rPr>
          <w:rFonts w:ascii="Arial" w:hAnsi="Arial" w:cs="Arial"/>
          <w:color w:val="343A40"/>
          <w:sz w:val="22"/>
          <w:szCs w:val="22"/>
        </w:rPr>
        <w:t xml:space="preserve">-2151 </w:t>
      </w:r>
      <w:r w:rsidR="006E548C">
        <w:rPr>
          <w:rFonts w:ascii="Arial" w:hAnsi="Arial" w:cs="Arial"/>
          <w:color w:val="343A40"/>
          <w:sz w:val="22"/>
          <w:szCs w:val="22"/>
        </w:rPr>
        <w:t xml:space="preserve">and its associated Guidelines for Annual Review of Faculty </w:t>
      </w:r>
      <w:r w:rsidR="006E548C" w:rsidRPr="006E548C">
        <w:rPr>
          <w:rFonts w:ascii="Arial" w:hAnsi="Arial" w:cs="Arial"/>
          <w:b/>
          <w:bCs/>
          <w:color w:val="343A40"/>
          <w:sz w:val="22"/>
          <w:szCs w:val="22"/>
          <w:highlight w:val="yellow"/>
        </w:rPr>
        <w:t>(EXHIBIT XXXXX</w:t>
      </w:r>
      <w:r w:rsidR="006E548C">
        <w:rPr>
          <w:rFonts w:ascii="Arial" w:hAnsi="Arial" w:cs="Arial"/>
          <w:color w:val="343A40"/>
          <w:sz w:val="22"/>
          <w:szCs w:val="22"/>
        </w:rPr>
        <w:t xml:space="preserve">) </w:t>
      </w:r>
      <w:r w:rsidRPr="00667F15">
        <w:rPr>
          <w:rFonts w:ascii="Arial" w:hAnsi="Arial" w:cs="Arial"/>
          <w:color w:val="343A40"/>
          <w:sz w:val="22"/>
          <w:szCs w:val="22"/>
        </w:rPr>
        <w:t xml:space="preserve">outline the university’s implementation (in compliance with UT System </w:t>
      </w:r>
      <w:r w:rsidRPr="00A00F1A">
        <w:rPr>
          <w:rFonts w:ascii="Arial" w:hAnsi="Arial" w:cs="Arial"/>
          <w:color w:val="343A40"/>
          <w:sz w:val="22"/>
          <w:szCs w:val="22"/>
        </w:rPr>
        <w:t xml:space="preserve">Regent’s Rule </w:t>
      </w:r>
      <w:r w:rsidR="00A00F1A" w:rsidRPr="00A00F1A">
        <w:rPr>
          <w:rFonts w:ascii="Arial" w:hAnsi="Arial" w:cs="Arial"/>
          <w:color w:val="343A40"/>
          <w:sz w:val="22"/>
          <w:szCs w:val="22"/>
        </w:rPr>
        <w:t>30501</w:t>
      </w:r>
      <w:r w:rsidRPr="00A00F1A">
        <w:rPr>
          <w:rFonts w:ascii="Arial" w:hAnsi="Arial" w:cs="Arial"/>
          <w:color w:val="343A40"/>
          <w:sz w:val="22"/>
          <w:szCs w:val="22"/>
        </w:rPr>
        <w:t>)</w:t>
      </w:r>
      <w:r w:rsidRPr="00667F15">
        <w:rPr>
          <w:rFonts w:ascii="Arial" w:hAnsi="Arial" w:cs="Arial"/>
          <w:color w:val="343A40"/>
          <w:sz w:val="22"/>
          <w:szCs w:val="22"/>
        </w:rPr>
        <w:t xml:space="preserve"> for the Annual Review procedures regarding tenured and non-tenured UT Austin faculty. These procedures mandate that faculty evaluations occur annually, </w:t>
      </w:r>
      <w:r w:rsidR="009B35D8">
        <w:rPr>
          <w:rFonts w:ascii="Arial" w:hAnsi="Arial" w:cs="Arial"/>
          <w:color w:val="343A40"/>
          <w:sz w:val="22"/>
          <w:szCs w:val="22"/>
        </w:rPr>
        <w:t xml:space="preserve">include peer review, </w:t>
      </w:r>
      <w:r w:rsidR="00667F15" w:rsidRPr="00667F15">
        <w:rPr>
          <w:rFonts w:ascii="Arial" w:hAnsi="Arial" w:cs="Arial"/>
          <w:color w:val="343A40"/>
          <w:sz w:val="22"/>
          <w:szCs w:val="22"/>
        </w:rPr>
        <w:t>and are “</w:t>
      </w:r>
      <w:r w:rsidR="00667F15" w:rsidRPr="00667F15">
        <w:rPr>
          <w:rFonts w:ascii="Arial" w:hAnsi="Arial" w:cs="Arial"/>
          <w:i/>
          <w:iCs/>
          <w:sz w:val="22"/>
          <w:szCs w:val="22"/>
        </w:rPr>
        <w:t>determined and overseen by the departmental budget council, extended budget council, or executive committee</w:t>
      </w:r>
      <w:r w:rsidR="00667F15" w:rsidRPr="00667F15">
        <w:rPr>
          <w:rFonts w:ascii="Arial" w:hAnsi="Arial" w:cs="Arial"/>
          <w:sz w:val="22"/>
          <w:szCs w:val="22"/>
        </w:rPr>
        <w:t xml:space="preserve">…”, with </w:t>
      </w:r>
      <w:r w:rsidR="009B35D8">
        <w:rPr>
          <w:rFonts w:ascii="Arial" w:hAnsi="Arial" w:cs="Arial"/>
          <w:sz w:val="22"/>
          <w:szCs w:val="22"/>
        </w:rPr>
        <w:t>subsequent r</w:t>
      </w:r>
      <w:r w:rsidR="00667F15" w:rsidRPr="00667F15">
        <w:rPr>
          <w:rFonts w:ascii="Arial" w:hAnsi="Arial" w:cs="Arial"/>
          <w:sz w:val="22"/>
          <w:szCs w:val="22"/>
        </w:rPr>
        <w:t xml:space="preserve">eview by the </w:t>
      </w:r>
      <w:ins w:id="102" w:author="Byron Wilson" w:date="2024-01-21T15:50:00Z">
        <w:r w:rsidR="000C2848">
          <w:rPr>
            <w:rFonts w:ascii="Arial" w:hAnsi="Arial" w:cs="Arial"/>
            <w:sz w:val="22"/>
            <w:szCs w:val="22"/>
          </w:rPr>
          <w:t>D</w:t>
        </w:r>
      </w:ins>
      <w:del w:id="103" w:author="Byron Wilson" w:date="2024-01-21T15:50:00Z">
        <w:r w:rsidR="00667F15" w:rsidRPr="00667F15" w:rsidDel="000C2848">
          <w:rPr>
            <w:rFonts w:ascii="Arial" w:hAnsi="Arial" w:cs="Arial"/>
            <w:sz w:val="22"/>
            <w:szCs w:val="22"/>
          </w:rPr>
          <w:delText>d</w:delText>
        </w:r>
      </w:del>
      <w:r w:rsidR="00667F15" w:rsidRPr="00667F15">
        <w:rPr>
          <w:rFonts w:ascii="Arial" w:hAnsi="Arial" w:cs="Arial"/>
          <w:sz w:val="22"/>
          <w:szCs w:val="22"/>
        </w:rPr>
        <w:t>epartment</w:t>
      </w:r>
      <w:ins w:id="104" w:author="Byron Wilson" w:date="2024-01-21T15:49:00Z">
        <w:r w:rsidR="000C2848">
          <w:rPr>
            <w:rFonts w:ascii="Arial" w:hAnsi="Arial" w:cs="Arial"/>
            <w:sz w:val="22"/>
            <w:szCs w:val="22"/>
          </w:rPr>
          <w:t xml:space="preserve"> </w:t>
        </w:r>
      </w:ins>
      <w:del w:id="105" w:author="Byron Wilson" w:date="2024-01-21T15:49:00Z">
        <w:r w:rsidR="00667F15" w:rsidRPr="00667F15" w:rsidDel="000C2848">
          <w:rPr>
            <w:rFonts w:ascii="Arial" w:hAnsi="Arial" w:cs="Arial"/>
            <w:sz w:val="22"/>
            <w:szCs w:val="22"/>
          </w:rPr>
          <w:delText xml:space="preserve"> </w:delText>
        </w:r>
      </w:del>
      <w:ins w:id="106" w:author="Byron Wilson" w:date="2024-01-21T15:49:00Z">
        <w:r w:rsidR="000C2848">
          <w:rPr>
            <w:rFonts w:ascii="Arial" w:hAnsi="Arial" w:cs="Arial"/>
            <w:sz w:val="22"/>
            <w:szCs w:val="22"/>
          </w:rPr>
          <w:t>C</w:t>
        </w:r>
      </w:ins>
      <w:del w:id="107" w:author="Byron Wilson" w:date="2024-01-21T15:49:00Z">
        <w:r w:rsidR="00667F15" w:rsidRPr="00667F15" w:rsidDel="000C2848">
          <w:rPr>
            <w:rFonts w:ascii="Arial" w:hAnsi="Arial" w:cs="Arial"/>
            <w:sz w:val="22"/>
            <w:szCs w:val="22"/>
          </w:rPr>
          <w:delText>c</w:delText>
        </w:r>
      </w:del>
      <w:r w:rsidR="00667F15" w:rsidRPr="00667F15">
        <w:rPr>
          <w:rFonts w:ascii="Arial" w:hAnsi="Arial" w:cs="Arial"/>
          <w:sz w:val="22"/>
          <w:szCs w:val="22"/>
        </w:rPr>
        <w:t xml:space="preserve">hair or </w:t>
      </w:r>
      <w:ins w:id="108" w:author="Byron Wilson" w:date="2024-01-21T15:49:00Z">
        <w:r w:rsidR="000C2848">
          <w:rPr>
            <w:rFonts w:ascii="Arial" w:hAnsi="Arial" w:cs="Arial"/>
            <w:sz w:val="22"/>
            <w:szCs w:val="22"/>
          </w:rPr>
          <w:t>D</w:t>
        </w:r>
      </w:ins>
      <w:del w:id="109" w:author="Byron Wilson" w:date="2024-01-21T15:49:00Z">
        <w:r w:rsidR="00667F15" w:rsidRPr="00667F15" w:rsidDel="000C2848">
          <w:rPr>
            <w:rFonts w:ascii="Arial" w:hAnsi="Arial" w:cs="Arial"/>
            <w:sz w:val="22"/>
            <w:szCs w:val="22"/>
          </w:rPr>
          <w:delText>d</w:delText>
        </w:r>
      </w:del>
      <w:r w:rsidR="00667F15" w:rsidRPr="00667F15">
        <w:rPr>
          <w:rFonts w:ascii="Arial" w:hAnsi="Arial" w:cs="Arial"/>
          <w:sz w:val="22"/>
          <w:szCs w:val="22"/>
        </w:rPr>
        <w:t xml:space="preserve">ean, and must include the faculty member submitting specified documentation. </w:t>
      </w:r>
      <w:r w:rsidR="00207857">
        <w:rPr>
          <w:rFonts w:ascii="Arial" w:hAnsi="Arial" w:cs="Arial"/>
          <w:sz w:val="22"/>
          <w:szCs w:val="22"/>
        </w:rPr>
        <w:t>As mentioned above, discipline was imposed against me without following the procedural requirements of UT Austin HOP 2-2151</w:t>
      </w:r>
      <w:r w:rsidR="00C530E6">
        <w:rPr>
          <w:rFonts w:ascii="Arial" w:hAnsi="Arial" w:cs="Arial"/>
          <w:sz w:val="22"/>
          <w:szCs w:val="22"/>
        </w:rPr>
        <w:t xml:space="preserve">, thereby violating my right to due process and depriving me of my Liberty Interest in my July 1, </w:t>
      </w:r>
      <w:proofErr w:type="gramStart"/>
      <w:r w:rsidR="00C530E6">
        <w:rPr>
          <w:rFonts w:ascii="Arial" w:hAnsi="Arial" w:cs="Arial"/>
          <w:sz w:val="22"/>
          <w:szCs w:val="22"/>
        </w:rPr>
        <w:t>2022</w:t>
      </w:r>
      <w:proofErr w:type="gramEnd"/>
      <w:r w:rsidR="00C530E6">
        <w:rPr>
          <w:rFonts w:ascii="Arial" w:hAnsi="Arial" w:cs="Arial"/>
          <w:sz w:val="22"/>
          <w:szCs w:val="22"/>
        </w:rPr>
        <w:t xml:space="preserve"> contract.</w:t>
      </w:r>
    </w:p>
    <w:p w14:paraId="32437A63" w14:textId="4445FCAB" w:rsidR="00F97504" w:rsidRPr="00A5018A" w:rsidRDefault="00C530E6" w:rsidP="00807B2F">
      <w:pPr>
        <w:snapToGrid w:val="0"/>
        <w:spacing w:after="120"/>
        <w:rPr>
          <w:rFonts w:ascii="Arial" w:hAnsi="Arial" w:cs="Arial"/>
          <w:b/>
          <w:bCs/>
          <w:color w:val="000000" w:themeColor="text1"/>
          <w:sz w:val="21"/>
          <w:szCs w:val="21"/>
        </w:rPr>
      </w:pPr>
      <w:r w:rsidRPr="00A5018A">
        <w:rPr>
          <w:rFonts w:ascii="Arial" w:hAnsi="Arial" w:cs="Arial"/>
          <w:sz w:val="21"/>
          <w:szCs w:val="21"/>
        </w:rPr>
        <w:t>Finally, Rivera-</w:t>
      </w:r>
      <w:proofErr w:type="spellStart"/>
      <w:r w:rsidRPr="00A5018A">
        <w:rPr>
          <w:rFonts w:ascii="Arial" w:hAnsi="Arial" w:cs="Arial"/>
          <w:sz w:val="21"/>
          <w:szCs w:val="21"/>
        </w:rPr>
        <w:t>Servera</w:t>
      </w:r>
      <w:del w:id="110" w:author="Byron Wilson" w:date="2024-01-21T15:50:00Z">
        <w:r w:rsidRPr="00A5018A" w:rsidDel="00FC3998">
          <w:rPr>
            <w:rFonts w:ascii="Arial" w:hAnsi="Arial" w:cs="Arial"/>
            <w:sz w:val="21"/>
            <w:szCs w:val="21"/>
          </w:rPr>
          <w:delText>s</w:delText>
        </w:r>
      </w:del>
      <w:r w:rsidRPr="00A5018A">
        <w:rPr>
          <w:rFonts w:ascii="Arial" w:hAnsi="Arial" w:cs="Arial"/>
          <w:sz w:val="21"/>
          <w:szCs w:val="21"/>
        </w:rPr>
        <w:t>’s</w:t>
      </w:r>
      <w:proofErr w:type="spellEnd"/>
      <w:r w:rsidRPr="00A5018A">
        <w:rPr>
          <w:rFonts w:ascii="Arial" w:hAnsi="Arial" w:cs="Arial"/>
          <w:sz w:val="21"/>
          <w:szCs w:val="21"/>
        </w:rPr>
        <w:t xml:space="preserve"> and Lorenzo’s misconduct</w:t>
      </w:r>
      <w:r w:rsidR="00F97504" w:rsidRPr="00A5018A">
        <w:rPr>
          <w:rFonts w:ascii="Arial" w:hAnsi="Arial" w:cs="Arial"/>
          <w:sz w:val="21"/>
          <w:szCs w:val="21"/>
        </w:rPr>
        <w:t xml:space="preserve"> described herein </w:t>
      </w:r>
      <w:r w:rsidRPr="00A5018A">
        <w:rPr>
          <w:rFonts w:ascii="Arial" w:hAnsi="Arial" w:cs="Arial"/>
          <w:sz w:val="21"/>
          <w:szCs w:val="21"/>
        </w:rPr>
        <w:t xml:space="preserve">not only </w:t>
      </w:r>
      <w:r w:rsidR="00F97504" w:rsidRPr="00A5018A">
        <w:rPr>
          <w:rFonts w:ascii="Arial" w:hAnsi="Arial" w:cs="Arial"/>
          <w:sz w:val="21"/>
          <w:szCs w:val="21"/>
        </w:rPr>
        <w:t>infringe</w:t>
      </w:r>
      <w:r w:rsidRPr="00A5018A">
        <w:rPr>
          <w:rFonts w:ascii="Arial" w:hAnsi="Arial" w:cs="Arial"/>
          <w:sz w:val="21"/>
          <w:szCs w:val="21"/>
        </w:rPr>
        <w:t>d</w:t>
      </w:r>
      <w:r w:rsidR="00F97504" w:rsidRPr="00A5018A">
        <w:rPr>
          <w:rFonts w:ascii="Arial" w:hAnsi="Arial" w:cs="Arial"/>
          <w:sz w:val="21"/>
          <w:szCs w:val="21"/>
        </w:rPr>
        <w:t xml:space="preserve"> on my Constitutional right</w:t>
      </w:r>
      <w:r w:rsidRPr="00A5018A">
        <w:rPr>
          <w:rFonts w:ascii="Arial" w:hAnsi="Arial" w:cs="Arial"/>
          <w:sz w:val="21"/>
          <w:szCs w:val="21"/>
        </w:rPr>
        <w:t>s</w:t>
      </w:r>
      <w:r w:rsidR="00F97504" w:rsidRPr="00A5018A">
        <w:rPr>
          <w:rFonts w:ascii="Arial" w:hAnsi="Arial" w:cs="Arial"/>
          <w:sz w:val="21"/>
          <w:szCs w:val="21"/>
        </w:rPr>
        <w:t xml:space="preserve"> to Free Speech</w:t>
      </w:r>
      <w:r w:rsidRPr="00A5018A">
        <w:rPr>
          <w:rFonts w:ascii="Arial" w:hAnsi="Arial" w:cs="Arial"/>
          <w:sz w:val="21"/>
          <w:szCs w:val="21"/>
        </w:rPr>
        <w:t>,</w:t>
      </w:r>
      <w:r w:rsidR="00F97504" w:rsidRPr="00A5018A">
        <w:rPr>
          <w:rFonts w:ascii="Arial" w:hAnsi="Arial" w:cs="Arial"/>
          <w:sz w:val="21"/>
          <w:szCs w:val="21"/>
        </w:rPr>
        <w:t xml:space="preserve"> Academic Freedom</w:t>
      </w:r>
      <w:r w:rsidRPr="00A5018A">
        <w:rPr>
          <w:rFonts w:ascii="Arial" w:hAnsi="Arial" w:cs="Arial"/>
          <w:sz w:val="21"/>
          <w:szCs w:val="21"/>
        </w:rPr>
        <w:t>, and Due Process, but also</w:t>
      </w:r>
      <w:r w:rsidR="00F97504" w:rsidRPr="00A5018A">
        <w:rPr>
          <w:rFonts w:ascii="Arial" w:hAnsi="Arial" w:cs="Arial"/>
          <w:sz w:val="21"/>
          <w:szCs w:val="21"/>
        </w:rPr>
        <w:t xml:space="preserve"> violate</w:t>
      </w:r>
      <w:r w:rsidRPr="00A5018A">
        <w:rPr>
          <w:rFonts w:ascii="Arial" w:hAnsi="Arial" w:cs="Arial"/>
          <w:sz w:val="21"/>
          <w:szCs w:val="21"/>
        </w:rPr>
        <w:t>d</w:t>
      </w:r>
      <w:r w:rsidR="00F97504" w:rsidRPr="00A5018A">
        <w:rPr>
          <w:rFonts w:ascii="Arial" w:hAnsi="Arial" w:cs="Arial"/>
          <w:sz w:val="21"/>
          <w:szCs w:val="21"/>
        </w:rPr>
        <w:t xml:space="preserve"> accreditation standards of the university’s accrediting agency, SACSCOC, which requires that institutions protect and preserve Academic Freedom as specified in Principle 6.4 of its </w:t>
      </w:r>
      <w:r w:rsidR="00F97504" w:rsidRPr="00A5018A">
        <w:rPr>
          <w:rFonts w:ascii="Arial" w:hAnsi="Arial" w:cs="Arial"/>
          <w:i/>
          <w:iCs/>
          <w:sz w:val="21"/>
          <w:szCs w:val="21"/>
        </w:rPr>
        <w:t>Principles of Accreditation</w:t>
      </w:r>
      <w:r w:rsidR="00F97504" w:rsidRPr="00A5018A">
        <w:rPr>
          <w:rFonts w:ascii="Arial" w:hAnsi="Arial" w:cs="Arial"/>
          <w:sz w:val="21"/>
          <w:szCs w:val="21"/>
        </w:rPr>
        <w:t xml:space="preserve"> and as explained in its Rationa</w:t>
      </w:r>
      <w:r w:rsidR="00F97504" w:rsidRPr="00A5018A">
        <w:rPr>
          <w:rFonts w:ascii="Arial" w:hAnsi="Arial" w:cs="Arial"/>
          <w:color w:val="000000" w:themeColor="text1"/>
          <w:sz w:val="21"/>
          <w:szCs w:val="21"/>
        </w:rPr>
        <w:t xml:space="preserve">le and Notes for that </w:t>
      </w:r>
      <w:proofErr w:type="spellStart"/>
      <w:r w:rsidR="00F97504" w:rsidRPr="00A5018A">
        <w:rPr>
          <w:rFonts w:ascii="Arial" w:hAnsi="Arial" w:cs="Arial"/>
          <w:color w:val="000000" w:themeColor="text1"/>
          <w:sz w:val="21"/>
          <w:szCs w:val="21"/>
        </w:rPr>
        <w:t>Priniciple</w:t>
      </w:r>
      <w:proofErr w:type="spellEnd"/>
      <w:r w:rsidR="00F97504" w:rsidRPr="00A5018A">
        <w:rPr>
          <w:rFonts w:ascii="Arial" w:hAnsi="Arial" w:cs="Arial"/>
          <w:color w:val="000000" w:themeColor="text1"/>
          <w:sz w:val="21"/>
          <w:szCs w:val="21"/>
        </w:rPr>
        <w:t xml:space="preserve"> in its </w:t>
      </w:r>
      <w:r w:rsidR="00F97504" w:rsidRPr="00A5018A">
        <w:rPr>
          <w:rFonts w:ascii="Arial" w:hAnsi="Arial" w:cs="Arial"/>
          <w:i/>
          <w:iCs/>
          <w:color w:val="000000" w:themeColor="text1"/>
          <w:sz w:val="21"/>
          <w:szCs w:val="21"/>
        </w:rPr>
        <w:t xml:space="preserve">Resource Manual for the Principles of Accreditation </w:t>
      </w:r>
      <w:r w:rsidR="00F97504" w:rsidRPr="00A5018A">
        <w:rPr>
          <w:rFonts w:ascii="Arial" w:hAnsi="Arial" w:cs="Arial"/>
          <w:b/>
          <w:bCs/>
          <w:color w:val="000000" w:themeColor="text1"/>
          <w:sz w:val="21"/>
          <w:szCs w:val="21"/>
          <w:highlight w:val="yellow"/>
        </w:rPr>
        <w:t xml:space="preserve">(EXHIBIT </w:t>
      </w:r>
      <w:r w:rsidRPr="00A5018A">
        <w:rPr>
          <w:rFonts w:ascii="Arial" w:hAnsi="Arial" w:cs="Arial"/>
          <w:b/>
          <w:bCs/>
          <w:color w:val="000000" w:themeColor="text1"/>
          <w:sz w:val="21"/>
          <w:szCs w:val="21"/>
          <w:highlight w:val="yellow"/>
        </w:rPr>
        <w:t>XXXXX)</w:t>
      </w:r>
      <w:r w:rsidR="00F97504" w:rsidRPr="00A5018A">
        <w:rPr>
          <w:rFonts w:ascii="Arial" w:hAnsi="Arial" w:cs="Arial"/>
          <w:b/>
          <w:bCs/>
          <w:color w:val="000000" w:themeColor="text1"/>
          <w:sz w:val="21"/>
          <w:szCs w:val="21"/>
          <w:highlight w:val="yellow"/>
        </w:rPr>
        <w:t>:</w:t>
      </w:r>
    </w:p>
    <w:p w14:paraId="61BB0134" w14:textId="77777777" w:rsidR="00F97504" w:rsidRPr="00807B2F" w:rsidRDefault="00F97504" w:rsidP="00807B2F">
      <w:pPr>
        <w:snapToGrid w:val="0"/>
        <w:spacing w:after="120"/>
        <w:ind w:left="540"/>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 xml:space="preserve">SACSCOC Principle 6.4 “The institution publishes and implements appropriate policies and procedures for preserving and protecting academic freedom. (Academic freedom) </w:t>
      </w:r>
    </w:p>
    <w:p w14:paraId="5E2A0E8A" w14:textId="77777777" w:rsidR="00F97504" w:rsidRPr="00807B2F" w:rsidRDefault="00F97504" w:rsidP="00807B2F">
      <w:pPr>
        <w:snapToGrid w:val="0"/>
        <w:ind w:left="547"/>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 xml:space="preserve">Rationale and Notes </w:t>
      </w:r>
    </w:p>
    <w:p w14:paraId="0E7CBE7E" w14:textId="77777777" w:rsidR="00F97504" w:rsidRPr="00807B2F" w:rsidRDefault="00F97504" w:rsidP="00807B2F">
      <w:pPr>
        <w:snapToGrid w:val="0"/>
        <w:ind w:left="547"/>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The essential role of institutions of higher education is the pursuit and dissemination of knowledge. Academic freedom respects the dignity and rights of others while fostering intellectual freedom of faculty to teach, research, and publish. Responsible academic freedom enriches the contributions of higher education to society.</w:t>
      </w:r>
    </w:p>
    <w:p w14:paraId="62A4B300" w14:textId="77777777" w:rsidR="00F97504" w:rsidRPr="00807B2F" w:rsidRDefault="00F97504" w:rsidP="00807B2F">
      <w:pPr>
        <w:snapToGrid w:val="0"/>
        <w:ind w:left="547"/>
        <w:rPr>
          <w:rFonts w:ascii="Arial" w:eastAsia="Times New Roman" w:hAnsi="Arial" w:cs="Arial"/>
          <w:color w:val="000000" w:themeColor="text1"/>
          <w:kern w:val="0"/>
          <w:sz w:val="12"/>
          <w:szCs w:val="12"/>
          <w14:ligatures w14:val="none"/>
        </w:rPr>
      </w:pPr>
    </w:p>
    <w:p w14:paraId="6373EEEC" w14:textId="2D8EF457" w:rsidR="00F97504" w:rsidRPr="00A5018A" w:rsidRDefault="00F97504" w:rsidP="00807B2F">
      <w:pPr>
        <w:snapToGrid w:val="0"/>
        <w:spacing w:after="120"/>
        <w:rPr>
          <w:rFonts w:ascii="Arial" w:eastAsia="Times New Roman" w:hAnsi="Arial" w:cs="Arial"/>
          <w:kern w:val="0"/>
          <w:sz w:val="21"/>
          <w:szCs w:val="21"/>
          <w14:ligatures w14:val="none"/>
        </w:rPr>
      </w:pPr>
      <w:r w:rsidRPr="00A5018A">
        <w:rPr>
          <w:rFonts w:ascii="Arial" w:eastAsia="Times New Roman" w:hAnsi="Arial" w:cs="Arial"/>
          <w:kern w:val="0"/>
          <w:sz w:val="21"/>
          <w:szCs w:val="21"/>
          <w14:ligatures w14:val="none"/>
        </w:rPr>
        <w:t xml:space="preserve">As a professor, pursuant to decisions of the U.S. Supreme Court and multiple Circuit Courts of the U.S. Court of Appeals described herein, as well as SACSCOC, I have a professional and societal primary responsibility and duty to ensure the content, quality, and effectiveness of the curriculum in my department and at </w:t>
      </w:r>
      <w:r w:rsidR="00C530E6" w:rsidRPr="00A5018A">
        <w:rPr>
          <w:rFonts w:ascii="Arial" w:eastAsia="Times New Roman" w:hAnsi="Arial" w:cs="Arial"/>
          <w:kern w:val="0"/>
          <w:sz w:val="21"/>
          <w:szCs w:val="21"/>
          <w14:ligatures w14:val="none"/>
        </w:rPr>
        <w:t>UT Austin</w:t>
      </w:r>
      <w:r w:rsidRPr="00A5018A">
        <w:rPr>
          <w:rFonts w:ascii="Arial" w:eastAsia="Times New Roman" w:hAnsi="Arial" w:cs="Arial"/>
          <w:kern w:val="0"/>
          <w:sz w:val="21"/>
          <w:szCs w:val="21"/>
          <w14:ligatures w14:val="none"/>
        </w:rPr>
        <w:t xml:space="preserve">, including voicing concerns over matters that have the potential to adversely affect that content, quality, and effectiveness of the curriculum. </w:t>
      </w:r>
    </w:p>
    <w:p w14:paraId="71A1D176" w14:textId="064860E8" w:rsidR="00F97504" w:rsidRPr="00A5018A" w:rsidRDefault="00F97504" w:rsidP="00807B2F">
      <w:pPr>
        <w:snapToGrid w:val="0"/>
        <w:spacing w:after="120"/>
        <w:rPr>
          <w:rFonts w:ascii="Arial" w:eastAsia="Times New Roman" w:hAnsi="Arial" w:cs="Arial"/>
          <w:kern w:val="0"/>
          <w:sz w:val="21"/>
          <w:szCs w:val="21"/>
          <w14:ligatures w14:val="none"/>
        </w:rPr>
      </w:pPr>
      <w:r w:rsidRPr="00A5018A">
        <w:rPr>
          <w:rFonts w:ascii="Arial" w:eastAsia="Times New Roman" w:hAnsi="Arial" w:cs="Arial"/>
          <w:kern w:val="0"/>
          <w:sz w:val="21"/>
          <w:szCs w:val="21"/>
          <w14:ligatures w14:val="none"/>
        </w:rPr>
        <w:t xml:space="preserve">SACSCOC Principle 10.4 places the primary responsibility for the content, quality, and effectiveness of the curriculum with the faculty, not the administration: </w:t>
      </w:r>
    </w:p>
    <w:p w14:paraId="67ED9420" w14:textId="77777777" w:rsidR="00F97504" w:rsidRPr="00807B2F" w:rsidRDefault="00F97504" w:rsidP="00807B2F">
      <w:pPr>
        <w:snapToGrid w:val="0"/>
        <w:spacing w:after="120"/>
        <w:ind w:left="540"/>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 xml:space="preserve">SACSCOC Principle 10.4 “The institution (a) publishes and implements policies on the authority of faculty in academic and governance matters, (b) demonstrates that educational programs for which academic credit is awarded are approved consistent with institutional policy, and (c) places primary </w:t>
      </w:r>
      <w:r w:rsidRPr="00807B2F">
        <w:rPr>
          <w:rFonts w:ascii="Arial" w:eastAsia="Times New Roman" w:hAnsi="Arial" w:cs="Arial"/>
          <w:i/>
          <w:iCs/>
          <w:color w:val="000000" w:themeColor="text1"/>
          <w:kern w:val="0"/>
          <w:sz w:val="20"/>
          <w:szCs w:val="20"/>
          <w14:ligatures w14:val="none"/>
        </w:rPr>
        <w:lastRenderedPageBreak/>
        <w:t xml:space="preserve">responsibility for the content, quality, and effectiveness of the curriculum with its faculty. (Academic governance) </w:t>
      </w:r>
    </w:p>
    <w:p w14:paraId="20587DFF" w14:textId="77777777" w:rsidR="00F97504" w:rsidRPr="00807B2F" w:rsidRDefault="00F97504" w:rsidP="00807B2F">
      <w:pPr>
        <w:snapToGrid w:val="0"/>
        <w:spacing w:after="120"/>
        <w:ind w:left="540"/>
        <w:rPr>
          <w:rFonts w:ascii="Arial" w:eastAsia="Times New Roman" w:hAnsi="Arial" w:cs="Arial"/>
          <w:color w:val="000000" w:themeColor="text1"/>
          <w:kern w:val="0"/>
          <w14:ligatures w14:val="none"/>
        </w:rPr>
      </w:pPr>
      <w:r w:rsidRPr="00807B2F">
        <w:rPr>
          <w:rFonts w:ascii="Arial" w:eastAsia="Times New Roman" w:hAnsi="Arial" w:cs="Arial"/>
          <w:i/>
          <w:iCs/>
          <w:color w:val="000000" w:themeColor="text1"/>
          <w:kern w:val="0"/>
          <w:sz w:val="20"/>
          <w:szCs w:val="20"/>
          <w14:ligatures w14:val="none"/>
        </w:rPr>
        <w:t>Rationale and Notes</w:t>
      </w:r>
      <w:r w:rsidRPr="00807B2F">
        <w:rPr>
          <w:rFonts w:ascii="Arial" w:eastAsia="Times New Roman" w:hAnsi="Arial" w:cs="Arial"/>
          <w:i/>
          <w:iCs/>
          <w:color w:val="000000" w:themeColor="text1"/>
          <w:kern w:val="0"/>
          <w:sz w:val="20"/>
          <w:szCs w:val="20"/>
          <w14:ligatures w14:val="none"/>
        </w:rPr>
        <w:br/>
        <w:t>Because faculty are generally responsible for ensuring the achievement of appropriate student learning and academic program outcomes, it is imperative that an institution establish policies that explicitly delineate the responsibilities and authority of its faculty in academic and governance matters. Institutional policies concerning the role of faculty in academic matters should make clear that the faculty has primary responsibility for the content, quality, and effectiveness of the curriculum. Documentation should include evidence that faculty actively assume these responsibilities. While department chairs may take a major role in these processes, the evidence should show broad faculty involvement in what are considered fundamental faculty roles.</w:t>
      </w:r>
    </w:p>
    <w:p w14:paraId="7DE66877" w14:textId="28E2BFF3" w:rsidR="00F97504" w:rsidRPr="00A5018A" w:rsidRDefault="00C530E6" w:rsidP="00807B2F">
      <w:pPr>
        <w:snapToGrid w:val="0"/>
        <w:spacing w:after="120"/>
        <w:rPr>
          <w:rFonts w:ascii="Arial" w:hAnsi="Arial" w:cs="Arial"/>
          <w:sz w:val="21"/>
          <w:szCs w:val="21"/>
        </w:rPr>
      </w:pPr>
      <w:r w:rsidRPr="00A5018A">
        <w:rPr>
          <w:rFonts w:ascii="Arial" w:hAnsi="Arial" w:cs="Arial"/>
          <w:sz w:val="21"/>
          <w:szCs w:val="21"/>
        </w:rPr>
        <w:t>The named persons</w:t>
      </w:r>
      <w:r w:rsidR="00F97504" w:rsidRPr="00A5018A">
        <w:rPr>
          <w:rFonts w:ascii="Arial" w:hAnsi="Arial" w:cs="Arial"/>
          <w:sz w:val="21"/>
          <w:szCs w:val="21"/>
        </w:rPr>
        <w:t xml:space="preserve"> willfully infringed on my legal, professional, and moral duty to society and for me to carry-out my SACSCOC-prescribed duty of ensuring the content, quality, and effectiveness of the curriculum in my department by </w:t>
      </w:r>
      <w:r w:rsidRPr="00A5018A">
        <w:rPr>
          <w:rFonts w:ascii="Arial" w:hAnsi="Arial" w:cs="Arial"/>
          <w:sz w:val="21"/>
          <w:szCs w:val="21"/>
        </w:rPr>
        <w:t>imposing retaliatory disciplinary actions to cause harm and commit</w:t>
      </w:r>
      <w:r w:rsidR="00F97504" w:rsidRPr="00A5018A">
        <w:rPr>
          <w:rFonts w:ascii="Arial" w:hAnsi="Arial" w:cs="Arial"/>
          <w:sz w:val="21"/>
          <w:szCs w:val="21"/>
        </w:rPr>
        <w:t xml:space="preserve"> prior restraint </w:t>
      </w:r>
      <w:r w:rsidRPr="00A5018A">
        <w:rPr>
          <w:rFonts w:ascii="Arial" w:hAnsi="Arial" w:cs="Arial"/>
          <w:sz w:val="21"/>
          <w:szCs w:val="21"/>
        </w:rPr>
        <w:t>for</w:t>
      </w:r>
      <w:r w:rsidR="00F97504" w:rsidRPr="00A5018A">
        <w:rPr>
          <w:rFonts w:ascii="Arial" w:hAnsi="Arial" w:cs="Arial"/>
          <w:sz w:val="21"/>
          <w:szCs w:val="21"/>
        </w:rPr>
        <w:t xml:space="preserve"> my exercise of my Academic Freedom and 1</w:t>
      </w:r>
      <w:r w:rsidR="00F97504" w:rsidRPr="00A5018A">
        <w:rPr>
          <w:rFonts w:ascii="Arial" w:hAnsi="Arial" w:cs="Arial"/>
          <w:sz w:val="21"/>
          <w:szCs w:val="21"/>
          <w:vertAlign w:val="superscript"/>
        </w:rPr>
        <w:t>st</w:t>
      </w:r>
      <w:r w:rsidR="00F97504" w:rsidRPr="00A5018A">
        <w:rPr>
          <w:rFonts w:ascii="Arial" w:hAnsi="Arial" w:cs="Arial"/>
          <w:sz w:val="21"/>
          <w:szCs w:val="21"/>
        </w:rPr>
        <w:t xml:space="preserve"> Amendment rights.</w:t>
      </w:r>
    </w:p>
    <w:p w14:paraId="0E7D3778" w14:textId="77777777" w:rsidR="006E08EF" w:rsidRPr="00A64ED8" w:rsidRDefault="006E08EF" w:rsidP="006E08EF">
      <w:pPr>
        <w:snapToGrid w:val="0"/>
        <w:spacing w:after="120"/>
        <w:rPr>
          <w:rFonts w:ascii="Arial" w:hAnsi="Arial" w:cs="Arial"/>
          <w:sz w:val="12"/>
          <w:szCs w:val="12"/>
        </w:rPr>
      </w:pPr>
    </w:p>
    <w:p w14:paraId="74C5A01A" w14:textId="77777777" w:rsidR="006E08EF" w:rsidRPr="00A64ED8" w:rsidRDefault="006E08EF" w:rsidP="006E08EF">
      <w:pPr>
        <w:pStyle w:val="ListParagraph"/>
        <w:numPr>
          <w:ilvl w:val="0"/>
          <w:numId w:val="26"/>
        </w:numPr>
        <w:snapToGrid w:val="0"/>
        <w:ind w:left="360" w:hanging="360"/>
        <w:contextualSpacing w:val="0"/>
        <w:rPr>
          <w:rFonts w:ascii="Times New Roman" w:eastAsia="Times New Roman" w:hAnsi="Times New Roman" w:cs="Times New Roman"/>
          <w:color w:val="000000" w:themeColor="text1"/>
          <w:kern w:val="0"/>
          <w:u w:val="single"/>
          <w14:ligatures w14:val="none"/>
        </w:rPr>
      </w:pPr>
      <w:r w:rsidRPr="00A64ED8">
        <w:rPr>
          <w:rFonts w:ascii="Arial" w:eastAsia="Times New Roman" w:hAnsi="Arial" w:cs="Arial"/>
          <w:b/>
          <w:bCs/>
          <w:color w:val="000000" w:themeColor="text1"/>
          <w:kern w:val="0"/>
          <w:u w:val="single"/>
          <w14:ligatures w14:val="none"/>
        </w:rPr>
        <w:t xml:space="preserve">Conclusion: </w:t>
      </w:r>
    </w:p>
    <w:p w14:paraId="5C9BF769" w14:textId="77777777" w:rsidR="006E08EF" w:rsidRPr="00A64ED8" w:rsidRDefault="006E08EF" w:rsidP="006E08EF">
      <w:pPr>
        <w:snapToGrid w:val="0"/>
        <w:rPr>
          <w:rFonts w:ascii="ArialMT" w:eastAsia="Times New Roman" w:hAnsi="ArialMT" w:cs="Times New Roman"/>
          <w:color w:val="161C23"/>
          <w:kern w:val="0"/>
          <w:sz w:val="6"/>
          <w:szCs w:val="6"/>
          <w14:ligatures w14:val="none"/>
        </w:rPr>
      </w:pPr>
    </w:p>
    <w:p w14:paraId="666F5B9F" w14:textId="348AAB54" w:rsidR="006E08EF" w:rsidRPr="001901E8" w:rsidRDefault="006E08EF" w:rsidP="006E08EF">
      <w:pPr>
        <w:snapToGrid w:val="0"/>
        <w:rPr>
          <w:rFonts w:ascii="Times New Roman" w:eastAsia="Times New Roman" w:hAnsi="Times New Roman" w:cs="Times New Roman"/>
          <w:color w:val="000000" w:themeColor="text1"/>
          <w:kern w:val="0"/>
          <w:sz w:val="21"/>
          <w:szCs w:val="21"/>
          <w14:ligatures w14:val="none"/>
        </w:rPr>
      </w:pPr>
      <w:r w:rsidRPr="001901E8">
        <w:rPr>
          <w:rFonts w:ascii="ArialMT" w:eastAsia="Times New Roman" w:hAnsi="ArialMT" w:cs="Times New Roman"/>
          <w:color w:val="000000" w:themeColor="text1"/>
          <w:kern w:val="0"/>
          <w:sz w:val="20"/>
          <w:szCs w:val="21"/>
          <w14:ligatures w14:val="none"/>
        </w:rPr>
        <w:t xml:space="preserve">As demonstrated in this grievance, </w:t>
      </w:r>
      <w:r w:rsidR="00A5018A" w:rsidRPr="001901E8">
        <w:rPr>
          <w:rFonts w:ascii="ArialMT" w:eastAsia="Times New Roman" w:hAnsi="ArialMT" w:cs="Times New Roman"/>
          <w:color w:val="000000" w:themeColor="text1"/>
          <w:kern w:val="0"/>
          <w:sz w:val="20"/>
          <w:szCs w:val="21"/>
          <w14:ligatures w14:val="none"/>
        </w:rPr>
        <w:t>Dean Rivera-</w:t>
      </w:r>
      <w:proofErr w:type="spellStart"/>
      <w:r w:rsidR="00A5018A" w:rsidRPr="001901E8">
        <w:rPr>
          <w:rFonts w:ascii="ArialMT" w:eastAsia="Times New Roman" w:hAnsi="ArialMT" w:cs="Times New Roman"/>
          <w:color w:val="000000" w:themeColor="text1"/>
          <w:kern w:val="0"/>
          <w:sz w:val="20"/>
          <w:szCs w:val="21"/>
          <w14:ligatures w14:val="none"/>
        </w:rPr>
        <w:t>Servera</w:t>
      </w:r>
      <w:proofErr w:type="spellEnd"/>
      <w:del w:id="111" w:author="Byron Wilson" w:date="2024-01-21T15:52:00Z">
        <w:r w:rsidR="00A5018A" w:rsidRPr="001901E8" w:rsidDel="00FC3998">
          <w:rPr>
            <w:rFonts w:ascii="ArialMT" w:eastAsia="Times New Roman" w:hAnsi="ArialMT" w:cs="Times New Roman"/>
            <w:color w:val="000000" w:themeColor="text1"/>
            <w:kern w:val="0"/>
            <w:sz w:val="20"/>
            <w:szCs w:val="21"/>
            <w14:ligatures w14:val="none"/>
          </w:rPr>
          <w:delText>s</w:delText>
        </w:r>
      </w:del>
      <w:r w:rsidR="00A5018A" w:rsidRPr="001901E8">
        <w:rPr>
          <w:rFonts w:ascii="ArialMT" w:eastAsia="Times New Roman" w:hAnsi="ArialMT" w:cs="Times New Roman"/>
          <w:color w:val="000000" w:themeColor="text1"/>
          <w:kern w:val="0"/>
          <w:sz w:val="20"/>
          <w:szCs w:val="21"/>
          <w14:ligatures w14:val="none"/>
        </w:rPr>
        <w:t xml:space="preserve"> and Assistant Dean Lorenzo </w:t>
      </w:r>
      <w:r w:rsidRPr="001901E8">
        <w:rPr>
          <w:rFonts w:ascii="ArialMT" w:eastAsia="Times New Roman" w:hAnsi="ArialMT" w:cs="Times New Roman"/>
          <w:color w:val="000000" w:themeColor="text1"/>
          <w:kern w:val="0"/>
          <w:sz w:val="20"/>
          <w:szCs w:val="21"/>
          <w14:ligatures w14:val="none"/>
        </w:rPr>
        <w:t xml:space="preserve">violated multiple rights guaranteed to me under the Constitution of the United States, the Texas Constitution, state laws, </w:t>
      </w:r>
      <w:r w:rsidR="00A5018A" w:rsidRPr="001901E8">
        <w:rPr>
          <w:rFonts w:ascii="ArialMT" w:eastAsia="Times New Roman" w:hAnsi="ArialMT" w:cs="Times New Roman"/>
          <w:color w:val="000000" w:themeColor="text1"/>
          <w:kern w:val="0"/>
          <w:sz w:val="20"/>
          <w:szCs w:val="21"/>
          <w14:ligatures w14:val="none"/>
        </w:rPr>
        <w:t>UT Regents Rules</w:t>
      </w:r>
      <w:r w:rsidRPr="001901E8">
        <w:rPr>
          <w:rFonts w:ascii="ArialMT" w:eastAsia="Times New Roman" w:hAnsi="ArialMT" w:cs="Times New Roman"/>
          <w:color w:val="000000" w:themeColor="text1"/>
          <w:kern w:val="0"/>
          <w:sz w:val="20"/>
          <w:szCs w:val="21"/>
          <w14:ligatures w14:val="none"/>
        </w:rPr>
        <w:t xml:space="preserve">, </w:t>
      </w:r>
      <w:r w:rsidR="00A5018A" w:rsidRPr="001901E8">
        <w:rPr>
          <w:rFonts w:ascii="ArialMT" w:eastAsia="Times New Roman" w:hAnsi="ArialMT" w:cs="Times New Roman"/>
          <w:color w:val="000000" w:themeColor="text1"/>
          <w:kern w:val="0"/>
          <w:sz w:val="20"/>
          <w:szCs w:val="21"/>
          <w14:ligatures w14:val="none"/>
        </w:rPr>
        <w:t>UT Austin Handbook of Operating Procedures and Governing Principles</w:t>
      </w:r>
      <w:r w:rsidRPr="001901E8">
        <w:rPr>
          <w:rFonts w:ascii="ArialMT" w:eastAsia="Times New Roman" w:hAnsi="ArialMT" w:cs="Times New Roman"/>
          <w:color w:val="000000" w:themeColor="text1"/>
          <w:kern w:val="0"/>
          <w:sz w:val="20"/>
          <w:szCs w:val="21"/>
          <w14:ligatures w14:val="none"/>
        </w:rPr>
        <w:t xml:space="preserve">, and professional and accreditation standards, and deliberately violated my Constitutional and Civil rights in </w:t>
      </w:r>
      <w:r w:rsidR="00A5018A" w:rsidRPr="001901E8">
        <w:rPr>
          <w:rFonts w:ascii="ArialMT" w:eastAsia="Times New Roman" w:hAnsi="ArialMT" w:cs="Times New Roman"/>
          <w:color w:val="000000" w:themeColor="text1"/>
          <w:kern w:val="0"/>
          <w:sz w:val="20"/>
          <w:szCs w:val="21"/>
          <w14:ligatures w14:val="none"/>
        </w:rPr>
        <w:t xml:space="preserve">imposing harmful disciplinary sanctions against me in </w:t>
      </w:r>
      <w:r w:rsidRPr="001901E8">
        <w:rPr>
          <w:rFonts w:ascii="ArialMT" w:eastAsia="Times New Roman" w:hAnsi="ArialMT" w:cs="Times New Roman"/>
          <w:color w:val="000000" w:themeColor="text1"/>
          <w:kern w:val="0"/>
          <w:sz w:val="20"/>
          <w:szCs w:val="21"/>
          <w14:ligatures w14:val="none"/>
        </w:rPr>
        <w:t xml:space="preserve">retaliation for my </w:t>
      </w:r>
      <w:del w:id="112" w:author="Byron Wilson" w:date="2024-01-21T15:52:00Z">
        <w:r w:rsidR="00A5018A" w:rsidRPr="001901E8" w:rsidDel="00FC3998">
          <w:rPr>
            <w:rFonts w:ascii="ArialMT" w:eastAsia="Times New Roman" w:hAnsi="ArialMT" w:cs="Times New Roman"/>
            <w:color w:val="000000" w:themeColor="text1"/>
            <w:kern w:val="0"/>
            <w:sz w:val="20"/>
            <w:szCs w:val="21"/>
            <w14:ligatures w14:val="none"/>
          </w:rPr>
          <w:delText xml:space="preserve">my </w:delText>
        </w:r>
      </w:del>
      <w:r w:rsidR="00A5018A" w:rsidRPr="001901E8">
        <w:rPr>
          <w:rFonts w:ascii="ArialMT" w:eastAsia="Times New Roman" w:hAnsi="ArialMT" w:cs="Times New Roman"/>
          <w:color w:val="000000" w:themeColor="text1"/>
          <w:kern w:val="0"/>
          <w:sz w:val="20"/>
          <w:szCs w:val="21"/>
          <w14:ligatures w14:val="none"/>
        </w:rPr>
        <w:t>exercis</w:t>
      </w:r>
      <w:ins w:id="113" w:author="Byron Wilson" w:date="2024-01-21T15:53:00Z">
        <w:r w:rsidR="00FC3998">
          <w:rPr>
            <w:rFonts w:ascii="ArialMT" w:eastAsia="Times New Roman" w:hAnsi="ArialMT" w:cs="Times New Roman"/>
            <w:color w:val="000000" w:themeColor="text1"/>
            <w:kern w:val="0"/>
            <w:sz w:val="20"/>
            <w:szCs w:val="21"/>
            <w14:ligatures w14:val="none"/>
          </w:rPr>
          <w:t>ing</w:t>
        </w:r>
      </w:ins>
      <w:del w:id="114" w:author="Byron Wilson" w:date="2024-01-21T15:52:00Z">
        <w:r w:rsidR="00A5018A" w:rsidRPr="001901E8" w:rsidDel="00FC3998">
          <w:rPr>
            <w:rFonts w:ascii="ArialMT" w:eastAsia="Times New Roman" w:hAnsi="ArialMT" w:cs="Times New Roman"/>
            <w:color w:val="000000" w:themeColor="text1"/>
            <w:kern w:val="0"/>
            <w:sz w:val="20"/>
            <w:szCs w:val="21"/>
            <w14:ligatures w14:val="none"/>
          </w:rPr>
          <w:delText>e</w:delText>
        </w:r>
      </w:del>
      <w:r w:rsidR="00A5018A" w:rsidRPr="001901E8">
        <w:rPr>
          <w:rFonts w:ascii="ArialMT" w:eastAsia="Times New Roman" w:hAnsi="ArialMT" w:cs="Times New Roman"/>
          <w:color w:val="000000" w:themeColor="text1"/>
          <w:kern w:val="0"/>
          <w:sz w:val="20"/>
          <w:szCs w:val="21"/>
          <w14:ligatures w14:val="none"/>
        </w:rPr>
        <w:t xml:space="preserve"> of</w:t>
      </w:r>
      <w:del w:id="115" w:author="Byron Wilson" w:date="2024-01-21T15:52:00Z">
        <w:r w:rsidR="00A5018A" w:rsidRPr="001901E8" w:rsidDel="00FC3998">
          <w:rPr>
            <w:rFonts w:ascii="ArialMT" w:eastAsia="Times New Roman" w:hAnsi="ArialMT" w:cs="Times New Roman"/>
            <w:color w:val="000000" w:themeColor="text1"/>
            <w:kern w:val="0"/>
            <w:sz w:val="20"/>
            <w:szCs w:val="21"/>
            <w14:ligatures w14:val="none"/>
          </w:rPr>
          <w:delText xml:space="preserve"> my</w:delText>
        </w:r>
      </w:del>
      <w:r w:rsidR="00A5018A" w:rsidRPr="001901E8">
        <w:rPr>
          <w:rFonts w:ascii="ArialMT" w:eastAsia="Times New Roman" w:hAnsi="ArialMT" w:cs="Times New Roman"/>
          <w:color w:val="000000" w:themeColor="text1"/>
          <w:kern w:val="0"/>
          <w:sz w:val="20"/>
          <w:szCs w:val="21"/>
          <w14:ligatures w14:val="none"/>
        </w:rPr>
        <w:t xml:space="preserve"> </w:t>
      </w:r>
      <w:r w:rsidRPr="001901E8">
        <w:rPr>
          <w:rFonts w:ascii="ArialMT" w:eastAsia="Times New Roman" w:hAnsi="ArialMT" w:cs="Times New Roman"/>
          <w:color w:val="000000" w:themeColor="text1"/>
          <w:kern w:val="0"/>
          <w:sz w:val="20"/>
          <w:szCs w:val="21"/>
          <w14:ligatures w14:val="none"/>
        </w:rPr>
        <w:t>Academic Freedom and Free Speech rights.</w:t>
      </w:r>
    </w:p>
    <w:p w14:paraId="591AD2DA" w14:textId="77777777" w:rsidR="006E08EF" w:rsidRPr="001901E8" w:rsidRDefault="006E08EF" w:rsidP="006E08EF">
      <w:pPr>
        <w:snapToGrid w:val="0"/>
        <w:rPr>
          <w:rFonts w:ascii="Arial" w:eastAsia="Times New Roman" w:hAnsi="Arial" w:cs="Arial"/>
          <w:color w:val="000000" w:themeColor="text1"/>
          <w:kern w:val="0"/>
          <w:sz w:val="10"/>
          <w:szCs w:val="10"/>
          <w14:ligatures w14:val="none"/>
        </w:rPr>
      </w:pPr>
    </w:p>
    <w:p w14:paraId="7517EB34" w14:textId="4D1FAB60" w:rsidR="006E08EF" w:rsidRPr="001901E8" w:rsidRDefault="006E08EF" w:rsidP="006E08EF">
      <w:pPr>
        <w:snapToGrid w:val="0"/>
        <w:spacing w:after="120"/>
        <w:rPr>
          <w:rFonts w:ascii="Times New Roman" w:eastAsia="Times New Roman" w:hAnsi="Times New Roman" w:cs="Times New Roman"/>
          <w:color w:val="000000" w:themeColor="text1"/>
          <w:kern w:val="0"/>
          <w:sz w:val="21"/>
          <w:szCs w:val="21"/>
          <w14:ligatures w14:val="none"/>
        </w:rPr>
      </w:pPr>
      <w:r w:rsidRPr="001901E8">
        <w:rPr>
          <w:rFonts w:ascii="ArialMT" w:eastAsia="Times New Roman" w:hAnsi="ArialMT" w:cs="Times New Roman"/>
          <w:color w:val="000000" w:themeColor="text1"/>
          <w:kern w:val="0"/>
          <w:sz w:val="20"/>
          <w:szCs w:val="21"/>
          <w14:ligatures w14:val="none"/>
        </w:rPr>
        <w:t xml:space="preserve">In knowingly violating my Constitutional rights while acting under color of law, pursuant to </w:t>
      </w:r>
      <w:r w:rsidR="001901E8" w:rsidRPr="001901E8">
        <w:rPr>
          <w:rFonts w:ascii="ArialMT" w:eastAsia="Times New Roman" w:hAnsi="ArialMT" w:cs="Times New Roman"/>
          <w:color w:val="000000" w:themeColor="text1"/>
          <w:kern w:val="0"/>
          <w:sz w:val="20"/>
          <w:szCs w:val="21"/>
          <w14:ligatures w14:val="none"/>
        </w:rPr>
        <w:t xml:space="preserve">U.S. Code </w:t>
      </w:r>
      <w:r w:rsidRPr="001901E8">
        <w:rPr>
          <w:rFonts w:ascii="ArialMT" w:eastAsia="Times New Roman" w:hAnsi="ArialMT" w:cs="Times New Roman"/>
          <w:color w:val="000000" w:themeColor="text1"/>
          <w:kern w:val="0"/>
          <w:sz w:val="20"/>
          <w:szCs w:val="21"/>
          <w14:ligatures w14:val="none"/>
        </w:rPr>
        <w:t>Title 18 Section 242</w:t>
      </w:r>
      <w:r w:rsidR="001901E8" w:rsidRPr="001901E8">
        <w:rPr>
          <w:rFonts w:ascii="ArialMT" w:eastAsia="Times New Roman" w:hAnsi="ArialMT" w:cs="Times New Roman"/>
          <w:color w:val="000000" w:themeColor="text1"/>
          <w:kern w:val="0"/>
          <w:sz w:val="20"/>
          <w:szCs w:val="21"/>
          <w14:ligatures w14:val="none"/>
        </w:rPr>
        <w:t xml:space="preserve"> (Deprivation of Rights Under Color of Law) and Texas Penal Code 39</w:t>
      </w:r>
      <w:r w:rsidRPr="001901E8">
        <w:rPr>
          <w:rFonts w:ascii="ArialMT" w:eastAsia="Times New Roman" w:hAnsi="ArialMT" w:cs="Times New Roman"/>
          <w:color w:val="000000" w:themeColor="text1"/>
          <w:kern w:val="0"/>
          <w:sz w:val="20"/>
          <w:szCs w:val="21"/>
          <w14:ligatures w14:val="none"/>
        </w:rPr>
        <w:t xml:space="preserve">, </w:t>
      </w:r>
      <w:r w:rsidR="001901E8" w:rsidRPr="001901E8">
        <w:rPr>
          <w:rFonts w:ascii="ArialMT" w:eastAsia="Times New Roman" w:hAnsi="ArialMT" w:cs="Times New Roman"/>
          <w:color w:val="000000" w:themeColor="text1"/>
          <w:kern w:val="0"/>
          <w:sz w:val="20"/>
          <w:szCs w:val="21"/>
          <w14:ligatures w14:val="none"/>
        </w:rPr>
        <w:t xml:space="preserve">the named persons </w:t>
      </w:r>
      <w:r w:rsidRPr="001901E8">
        <w:rPr>
          <w:rFonts w:ascii="ArialMT" w:eastAsia="Times New Roman" w:hAnsi="ArialMT" w:cs="Times New Roman"/>
          <w:color w:val="000000" w:themeColor="text1"/>
          <w:kern w:val="0"/>
          <w:sz w:val="20"/>
          <w:szCs w:val="21"/>
          <w14:ligatures w14:val="none"/>
        </w:rPr>
        <w:t xml:space="preserve">may be held personally liable. </w:t>
      </w:r>
    </w:p>
    <w:p w14:paraId="31A72D51" w14:textId="52FE5E43" w:rsidR="006E08EF" w:rsidRPr="001901E8" w:rsidRDefault="006E08EF" w:rsidP="006E08EF">
      <w:pPr>
        <w:snapToGrid w:val="0"/>
        <w:spacing w:after="120"/>
        <w:rPr>
          <w:rFonts w:ascii="Times New Roman" w:eastAsia="Times New Roman" w:hAnsi="Times New Roman" w:cs="Times New Roman"/>
          <w:color w:val="000000" w:themeColor="text1"/>
          <w:kern w:val="0"/>
          <w:sz w:val="21"/>
          <w:szCs w:val="21"/>
          <w14:ligatures w14:val="none"/>
        </w:rPr>
      </w:pPr>
      <w:r w:rsidRPr="001901E8">
        <w:rPr>
          <w:rFonts w:ascii="ArialMT" w:eastAsia="Times New Roman" w:hAnsi="ArialMT" w:cs="Times New Roman"/>
          <w:color w:val="000000" w:themeColor="text1"/>
          <w:kern w:val="0"/>
          <w:sz w:val="20"/>
          <w:szCs w:val="21"/>
          <w14:ligatures w14:val="none"/>
        </w:rPr>
        <w:t xml:space="preserve">Title 18 Section 242 of the U.S. Code </w:t>
      </w:r>
      <w:proofErr w:type="gramStart"/>
      <w:r w:rsidRPr="001901E8">
        <w:rPr>
          <w:rFonts w:ascii="ArialMT" w:eastAsia="Times New Roman" w:hAnsi="ArialMT" w:cs="Times New Roman"/>
          <w:color w:val="000000" w:themeColor="text1"/>
          <w:kern w:val="0"/>
          <w:sz w:val="20"/>
          <w:szCs w:val="21"/>
          <w14:ligatures w14:val="none"/>
        </w:rPr>
        <w:t>states</w:t>
      </w:r>
      <w:proofErr w:type="gramEnd"/>
    </w:p>
    <w:p w14:paraId="758246D4" w14:textId="77777777" w:rsidR="006E08EF" w:rsidRPr="00A64ED8" w:rsidRDefault="006E08EF" w:rsidP="006E08EF">
      <w:pPr>
        <w:snapToGrid w:val="0"/>
        <w:spacing w:after="120"/>
        <w:ind w:left="540"/>
        <w:rPr>
          <w:rFonts w:ascii="Times New Roman" w:eastAsia="Times New Roman" w:hAnsi="Times New Roman" w:cs="Times New Roman"/>
          <w:color w:val="000000" w:themeColor="text1"/>
          <w:kern w:val="0"/>
          <w14:ligatures w14:val="none"/>
        </w:rPr>
      </w:pPr>
      <w:r w:rsidRPr="00A64ED8">
        <w:rPr>
          <w:rFonts w:ascii="Arial" w:eastAsia="Times New Roman" w:hAnsi="Arial" w:cs="Arial"/>
          <w:i/>
          <w:iCs/>
          <w:color w:val="000000" w:themeColor="text1"/>
          <w:kern w:val="0"/>
          <w:sz w:val="20"/>
          <w:szCs w:val="20"/>
          <w14:ligatures w14:val="none"/>
        </w:rPr>
        <w:t>Whoever, under color of any law, statute, ordinance, regulation, or custom, willfully subjects any person in any State, Territory, Commonwealth, Possession, or District to the deprivation of any rights, privileges, or immunities secured or protected by the Constitution or laws of the United States, ... shall be fined under this title or imprisoned not more than one year, or both; and if bodily injury results from the acts committed in violation of this section or if such acts include the use, attempted use, or threatened use of a dangerous weapon, explosives, or fire, shall be fined under this title or imprisoned not more than ten years, or both; and if death results from the acts committed in violation of this section or if such acts include kidnapping or an attempt to kidnap, aggravated sexual abuse, or an attempt to commit aggravated sexual abuse, or an attempt to kill, shall be fined under this title, or imprisoned for any term of years or for life, or both, or may be sentenced to death.</w:t>
      </w:r>
    </w:p>
    <w:p w14:paraId="21E41B05" w14:textId="77777777" w:rsidR="006E08EF" w:rsidRPr="00A64ED8" w:rsidRDefault="006E08EF" w:rsidP="006E08EF">
      <w:pPr>
        <w:snapToGrid w:val="0"/>
        <w:spacing w:after="120"/>
        <w:rPr>
          <w:rFonts w:ascii="Times New Roman" w:eastAsia="Times New Roman" w:hAnsi="Times New Roman" w:cs="Times New Roman"/>
          <w:color w:val="000000" w:themeColor="text1"/>
          <w:kern w:val="0"/>
          <w:sz w:val="20"/>
          <w:szCs w:val="20"/>
          <w14:ligatures w14:val="none"/>
        </w:rPr>
      </w:pPr>
      <w:r w:rsidRPr="001901E8">
        <w:rPr>
          <w:rFonts w:ascii="ArialMT" w:eastAsia="Times New Roman" w:hAnsi="ArialMT" w:cs="Times New Roman"/>
          <w:color w:val="161C23"/>
          <w:kern w:val="0"/>
          <w:sz w:val="20"/>
          <w:szCs w:val="21"/>
          <w14:ligatures w14:val="none"/>
        </w:rPr>
        <w:t xml:space="preserve">The Justice Department of the United States goes on to clarify the application of this law </w:t>
      </w:r>
      <w:r w:rsidRPr="00A64ED8">
        <w:rPr>
          <w:rFonts w:ascii="Arial" w:eastAsia="Times New Roman" w:hAnsi="Arial" w:cs="Arial"/>
          <w:i/>
          <w:iCs/>
          <w:color w:val="000000" w:themeColor="text1"/>
          <w:kern w:val="0"/>
          <w:sz w:val="20"/>
          <w:szCs w:val="20"/>
          <w14:ligatures w14:val="none"/>
        </w:rPr>
        <w:t xml:space="preserve">(https://www.justice.gov/crt/deprivation-rights-under-color-law): </w:t>
      </w:r>
    </w:p>
    <w:p w14:paraId="17C18129" w14:textId="13C1A840" w:rsidR="006E08EF" w:rsidRPr="00A64ED8" w:rsidRDefault="006E08EF" w:rsidP="00E74ADF">
      <w:pPr>
        <w:snapToGrid w:val="0"/>
        <w:spacing w:after="120"/>
        <w:ind w:left="450"/>
        <w:rPr>
          <w:rFonts w:ascii="Arial" w:eastAsia="Times New Roman" w:hAnsi="Arial" w:cs="Arial"/>
          <w:i/>
          <w:iCs/>
          <w:color w:val="000000" w:themeColor="text1"/>
          <w:kern w:val="0"/>
          <w:sz w:val="12"/>
          <w:szCs w:val="12"/>
          <w14:ligatures w14:val="none"/>
        </w:rPr>
      </w:pPr>
      <w:r w:rsidRPr="00A64ED8">
        <w:rPr>
          <w:rFonts w:ascii="Arial" w:eastAsia="Times New Roman" w:hAnsi="Arial" w:cs="Arial"/>
          <w:i/>
          <w:iCs/>
          <w:color w:val="000000" w:themeColor="text1"/>
          <w:kern w:val="0"/>
          <w:sz w:val="20"/>
          <w:szCs w:val="20"/>
          <w14:ligatures w14:val="none"/>
        </w:rPr>
        <w:t xml:space="preserve">Section 242 of Title 18 makes it a crime for a person acting under color of any law to willfully deprive a person of a right or privilege protected by the Constitution or laws of the United States. </w:t>
      </w:r>
      <w:proofErr w:type="gramStart"/>
      <w:r w:rsidRPr="00A64ED8">
        <w:rPr>
          <w:rFonts w:ascii="Arial" w:eastAsia="Times New Roman" w:hAnsi="Arial" w:cs="Arial"/>
          <w:i/>
          <w:iCs/>
          <w:color w:val="000000" w:themeColor="text1"/>
          <w:kern w:val="0"/>
          <w:sz w:val="20"/>
          <w:szCs w:val="20"/>
          <w14:ligatures w14:val="none"/>
        </w:rPr>
        <w:t>For the purpose of</w:t>
      </w:r>
      <w:proofErr w:type="gramEnd"/>
      <w:r w:rsidRPr="00A64ED8">
        <w:rPr>
          <w:rFonts w:ascii="Arial" w:eastAsia="Times New Roman" w:hAnsi="Arial" w:cs="Arial"/>
          <w:i/>
          <w:iCs/>
          <w:color w:val="000000" w:themeColor="text1"/>
          <w:kern w:val="0"/>
          <w:sz w:val="20"/>
          <w:szCs w:val="20"/>
          <w14:ligatures w14:val="none"/>
        </w:rPr>
        <w:t xml:space="preserve"> Section 242, acts under "color of law" include acts not only done by federal, state, or local officials within their lawful authority, but also acts done beyond the bounds of that official's lawful authority, if the acts are done while the official is purporting to or pretending to act in the performance of his/her official duties. Persons acting under color of law within the meaning of this statute include police officers, prisons guards and other law enforcement officials, as well as judges, care providers in public health facilities, and others who are acting as public officials. It is not necessary that the crime be motivated by animus toward the race, color, religion, sex, handicap, familial </w:t>
      </w:r>
      <w:proofErr w:type="gramStart"/>
      <w:r w:rsidRPr="00A64ED8">
        <w:rPr>
          <w:rFonts w:ascii="Arial" w:eastAsia="Times New Roman" w:hAnsi="Arial" w:cs="Arial"/>
          <w:i/>
          <w:iCs/>
          <w:color w:val="000000" w:themeColor="text1"/>
          <w:kern w:val="0"/>
          <w:sz w:val="20"/>
          <w:szCs w:val="20"/>
          <w14:ligatures w14:val="none"/>
        </w:rPr>
        <w:t>status</w:t>
      </w:r>
      <w:proofErr w:type="gramEnd"/>
      <w:r w:rsidRPr="00A64ED8">
        <w:rPr>
          <w:rFonts w:ascii="Arial" w:eastAsia="Times New Roman" w:hAnsi="Arial" w:cs="Arial"/>
          <w:i/>
          <w:iCs/>
          <w:color w:val="000000" w:themeColor="text1"/>
          <w:kern w:val="0"/>
          <w:sz w:val="20"/>
          <w:szCs w:val="20"/>
          <w14:ligatures w14:val="none"/>
        </w:rPr>
        <w:t xml:space="preserve"> or national origin of the victim. The offense is punishable by a range of imprisonment </w:t>
      </w:r>
      <w:r w:rsidRPr="00A64ED8">
        <w:rPr>
          <w:rFonts w:ascii="Arial" w:eastAsia="Times New Roman" w:hAnsi="Arial" w:cs="Arial"/>
          <w:i/>
          <w:iCs/>
          <w:color w:val="000000" w:themeColor="text1"/>
          <w:kern w:val="0"/>
          <w:sz w:val="20"/>
          <w:szCs w:val="20"/>
          <w14:ligatures w14:val="none"/>
        </w:rPr>
        <w:lastRenderedPageBreak/>
        <w:t>up to a life term, or the death penalty, depending upon the circumstances of the crime, and the resulting injury, if any.</w:t>
      </w:r>
    </w:p>
    <w:p w14:paraId="7584CA33" w14:textId="4F4C40E9" w:rsidR="006E08EF" w:rsidRPr="00A64ED8" w:rsidRDefault="006E08EF" w:rsidP="006E08EF">
      <w:pPr>
        <w:pStyle w:val="NormalWeb"/>
        <w:snapToGrid w:val="0"/>
        <w:spacing w:before="0" w:beforeAutospacing="0" w:after="0" w:afterAutospacing="0"/>
        <w:rPr>
          <w:rFonts w:ascii="Arial" w:hAnsi="Arial" w:cs="Arial"/>
          <w:color w:val="000000" w:themeColor="text1"/>
          <w:sz w:val="22"/>
          <w:szCs w:val="22"/>
        </w:rPr>
      </w:pPr>
      <w:r w:rsidRPr="00A64ED8">
        <w:rPr>
          <w:rFonts w:ascii="Arial" w:hAnsi="Arial" w:cs="Arial"/>
          <w:color w:val="000000" w:themeColor="text1"/>
          <w:sz w:val="22"/>
          <w:szCs w:val="22"/>
        </w:rPr>
        <w:t>Texas Penal Codes 39.02 (Abuse of Office) and 39.03 (Official Oppression) further emphasize that public officials</w:t>
      </w:r>
      <w:r w:rsidR="001901E8">
        <w:rPr>
          <w:rFonts w:ascii="Arial" w:hAnsi="Arial" w:cs="Arial"/>
          <w:color w:val="000000" w:themeColor="text1"/>
          <w:sz w:val="22"/>
          <w:szCs w:val="22"/>
        </w:rPr>
        <w:t xml:space="preserve">, including the named persons, </w:t>
      </w:r>
      <w:r w:rsidRPr="00A64ED8">
        <w:rPr>
          <w:rFonts w:ascii="Arial" w:hAnsi="Arial" w:cs="Arial"/>
          <w:color w:val="000000" w:themeColor="text1"/>
          <w:sz w:val="22"/>
          <w:szCs w:val="22"/>
        </w:rPr>
        <w:t xml:space="preserve">are legally prevented from intentionally cause harm to another through violating law related to their public service, mistreating a citizen, or knowingly impeding a citizen from the exercise or enjoyment of their rights. </w:t>
      </w:r>
      <w:r w:rsidR="001901E8">
        <w:rPr>
          <w:rFonts w:ascii="Arial" w:hAnsi="Arial" w:cs="Arial"/>
          <w:color w:val="000000" w:themeColor="text1"/>
          <w:sz w:val="22"/>
          <w:szCs w:val="22"/>
        </w:rPr>
        <w:t>Rivera-</w:t>
      </w:r>
      <w:proofErr w:type="spellStart"/>
      <w:r w:rsidR="001901E8">
        <w:rPr>
          <w:rFonts w:ascii="Arial" w:hAnsi="Arial" w:cs="Arial"/>
          <w:color w:val="000000" w:themeColor="text1"/>
          <w:sz w:val="22"/>
          <w:szCs w:val="22"/>
        </w:rPr>
        <w:t>Servera</w:t>
      </w:r>
      <w:proofErr w:type="spellEnd"/>
      <w:del w:id="116" w:author="Byron Wilson" w:date="2024-01-21T15:54:00Z">
        <w:r w:rsidR="001901E8" w:rsidDel="00FC3998">
          <w:rPr>
            <w:rFonts w:ascii="Arial" w:hAnsi="Arial" w:cs="Arial"/>
            <w:color w:val="000000" w:themeColor="text1"/>
            <w:sz w:val="22"/>
            <w:szCs w:val="22"/>
          </w:rPr>
          <w:delText>s</w:delText>
        </w:r>
      </w:del>
      <w:r w:rsidR="001901E8">
        <w:rPr>
          <w:rFonts w:ascii="Arial" w:hAnsi="Arial" w:cs="Arial"/>
          <w:color w:val="000000" w:themeColor="text1"/>
          <w:sz w:val="22"/>
          <w:szCs w:val="22"/>
        </w:rPr>
        <w:t xml:space="preserve"> and Lorenzo</w:t>
      </w:r>
      <w:r w:rsidRPr="00A64ED8">
        <w:rPr>
          <w:rFonts w:ascii="Arial" w:hAnsi="Arial" w:cs="Arial"/>
          <w:color w:val="000000" w:themeColor="text1"/>
          <w:sz w:val="22"/>
          <w:szCs w:val="22"/>
        </w:rPr>
        <w:t xml:space="preserve"> violated </w:t>
      </w:r>
      <w:proofErr w:type="gramStart"/>
      <w:r w:rsidRPr="00A64ED8">
        <w:rPr>
          <w:rFonts w:ascii="Arial" w:hAnsi="Arial" w:cs="Arial"/>
          <w:color w:val="000000" w:themeColor="text1"/>
          <w:sz w:val="22"/>
          <w:szCs w:val="22"/>
        </w:rPr>
        <w:t>both of these</w:t>
      </w:r>
      <w:proofErr w:type="gramEnd"/>
      <w:r w:rsidRPr="00A64ED8">
        <w:rPr>
          <w:rFonts w:ascii="Arial" w:hAnsi="Arial" w:cs="Arial"/>
          <w:color w:val="000000" w:themeColor="text1"/>
          <w:sz w:val="22"/>
          <w:szCs w:val="22"/>
        </w:rPr>
        <w:t xml:space="preserve"> Texas Penal Code statues in knowingly violating my Constitutional rights as described in this grievance:</w:t>
      </w:r>
    </w:p>
    <w:p w14:paraId="024DEB3C" w14:textId="77777777" w:rsidR="006E08EF" w:rsidRPr="00A64ED8" w:rsidRDefault="006E08EF" w:rsidP="006E08EF">
      <w:pPr>
        <w:pStyle w:val="NormalWeb"/>
        <w:snapToGrid w:val="0"/>
        <w:spacing w:before="0" w:beforeAutospacing="0" w:after="0" w:afterAutospacing="0"/>
        <w:rPr>
          <w:rFonts w:ascii="Arial" w:hAnsi="Arial" w:cs="Arial"/>
          <w:color w:val="1F3864" w:themeColor="accent1" w:themeShade="80"/>
          <w:sz w:val="13"/>
          <w:szCs w:val="13"/>
          <w:u w:val="single"/>
        </w:rPr>
      </w:pPr>
    </w:p>
    <w:p w14:paraId="02461512" w14:textId="77777777" w:rsidR="006E08EF" w:rsidRPr="00A64ED8" w:rsidRDefault="006E08EF" w:rsidP="006E08EF">
      <w:pPr>
        <w:pStyle w:val="NormalWeb"/>
        <w:snapToGrid w:val="0"/>
        <w:spacing w:before="0" w:beforeAutospacing="0" w:after="60" w:afterAutospacing="0"/>
        <w:ind w:left="450"/>
        <w:rPr>
          <w:rFonts w:ascii="Arial" w:hAnsi="Arial" w:cs="Arial"/>
          <w:i/>
          <w:iCs/>
          <w:color w:val="000000" w:themeColor="text1"/>
          <w:sz w:val="20"/>
          <w:szCs w:val="20"/>
        </w:rPr>
      </w:pPr>
      <w:r w:rsidRPr="00A64ED8">
        <w:rPr>
          <w:rFonts w:ascii="Arial" w:hAnsi="Arial" w:cs="Arial"/>
          <w:i/>
          <w:iCs/>
          <w:color w:val="000000" w:themeColor="text1"/>
          <w:sz w:val="20"/>
          <w:szCs w:val="20"/>
        </w:rPr>
        <w:t>Texas Penal Code 39.02 (Abuse of Office): A public servant commits an offense if, with intent to obtain a benefit or with intent to harm or defraud another, the public servant:</w:t>
      </w:r>
    </w:p>
    <w:p w14:paraId="55A316D3" w14:textId="77777777" w:rsidR="006E08EF" w:rsidRPr="00A64ED8" w:rsidRDefault="006E08EF" w:rsidP="006E08EF">
      <w:pPr>
        <w:pStyle w:val="NormalWeb"/>
        <w:numPr>
          <w:ilvl w:val="3"/>
          <w:numId w:val="20"/>
        </w:numPr>
        <w:tabs>
          <w:tab w:val="clear" w:pos="2880"/>
        </w:tabs>
        <w:snapToGrid w:val="0"/>
        <w:spacing w:before="0" w:beforeAutospacing="0" w:after="60" w:afterAutospacing="0"/>
        <w:ind w:left="1166"/>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intentionally or knowingly violates a law relating to the public servant’s office; or </w:t>
      </w:r>
    </w:p>
    <w:p w14:paraId="6CAF91D5" w14:textId="77777777" w:rsidR="006E08EF" w:rsidRPr="00A64ED8" w:rsidRDefault="006E08EF" w:rsidP="006E08EF">
      <w:pPr>
        <w:pStyle w:val="NormalWeb"/>
        <w:numPr>
          <w:ilvl w:val="3"/>
          <w:numId w:val="20"/>
        </w:numPr>
        <w:tabs>
          <w:tab w:val="clear" w:pos="2880"/>
        </w:tabs>
        <w:snapToGrid w:val="0"/>
        <w:spacing w:before="0" w:beforeAutospacing="0" w:after="60" w:afterAutospacing="0"/>
        <w:ind w:left="1166"/>
        <w:rPr>
          <w:rFonts w:ascii="Arial" w:hAnsi="Arial" w:cs="Arial"/>
          <w:i/>
          <w:iCs/>
          <w:color w:val="000000" w:themeColor="text1"/>
          <w:sz w:val="21"/>
          <w:szCs w:val="21"/>
        </w:rPr>
      </w:pPr>
      <w:r w:rsidRPr="00A64ED8">
        <w:rPr>
          <w:rFonts w:ascii="Arial" w:hAnsi="Arial" w:cs="Arial"/>
          <w:i/>
          <w:iCs/>
          <w:color w:val="000000" w:themeColor="text1"/>
          <w:sz w:val="20"/>
          <w:szCs w:val="20"/>
        </w:rPr>
        <w:t xml:space="preserve">misuses government property, services, personnel, or any other thing of value belonging to the government that has come into the public servant’s custody or possession by virtue of the public servant’s office or employment. </w:t>
      </w:r>
    </w:p>
    <w:p w14:paraId="267A943D" w14:textId="77777777" w:rsidR="006E08EF" w:rsidRPr="00A64ED8" w:rsidRDefault="006E08EF" w:rsidP="006E08EF">
      <w:pPr>
        <w:pStyle w:val="NormalWeb"/>
        <w:snapToGrid w:val="0"/>
        <w:spacing w:before="0" w:beforeAutospacing="0" w:after="0" w:afterAutospacing="0"/>
        <w:ind w:left="720"/>
        <w:rPr>
          <w:rFonts w:ascii="Arial" w:hAnsi="Arial" w:cs="Arial"/>
          <w:i/>
          <w:iCs/>
          <w:color w:val="000000" w:themeColor="text1"/>
          <w:sz w:val="13"/>
          <w:szCs w:val="13"/>
        </w:rPr>
      </w:pPr>
    </w:p>
    <w:p w14:paraId="4795A560" w14:textId="77777777" w:rsidR="006E08EF" w:rsidRPr="00A64ED8" w:rsidRDefault="006E08EF" w:rsidP="006E08EF">
      <w:pPr>
        <w:pStyle w:val="NormalWeb"/>
        <w:snapToGrid w:val="0"/>
        <w:spacing w:before="0" w:beforeAutospacing="0" w:after="120" w:afterAutospacing="0"/>
        <w:ind w:left="450"/>
        <w:jc w:val="both"/>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Texas Penal Code 39.03 (Official Oppression): A public servant acting under color of his office or employment commits an offense if the public servant: </w:t>
      </w:r>
    </w:p>
    <w:p w14:paraId="52F63D13" w14:textId="77777777" w:rsidR="006E08EF" w:rsidRPr="00A64ED8" w:rsidRDefault="006E08EF" w:rsidP="006E08EF">
      <w:pPr>
        <w:pStyle w:val="NormalWeb"/>
        <w:numPr>
          <w:ilvl w:val="0"/>
          <w:numId w:val="28"/>
        </w:numPr>
        <w:tabs>
          <w:tab w:val="num" w:pos="2160"/>
        </w:tabs>
        <w:snapToGrid w:val="0"/>
        <w:spacing w:before="0" w:beforeAutospacing="0" w:after="120" w:afterAutospacing="0"/>
        <w:ind w:left="117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Intentionally subjects another to mistreatment or to arrest, detention, search, seizure, dispossession, assessment, or lien that he knows is </w:t>
      </w:r>
      <w:proofErr w:type="gramStart"/>
      <w:r w:rsidRPr="00A64ED8">
        <w:rPr>
          <w:rFonts w:ascii="Arial" w:hAnsi="Arial" w:cs="Arial"/>
          <w:i/>
          <w:iCs/>
          <w:color w:val="000000" w:themeColor="text1"/>
          <w:sz w:val="20"/>
          <w:szCs w:val="20"/>
        </w:rPr>
        <w:t>unlawful;</w:t>
      </w:r>
      <w:proofErr w:type="gramEnd"/>
      <w:r w:rsidRPr="00A64ED8">
        <w:rPr>
          <w:rFonts w:ascii="Arial" w:hAnsi="Arial" w:cs="Arial"/>
          <w:i/>
          <w:iCs/>
          <w:color w:val="000000" w:themeColor="text1"/>
          <w:sz w:val="20"/>
          <w:szCs w:val="20"/>
        </w:rPr>
        <w:t xml:space="preserve"> </w:t>
      </w:r>
    </w:p>
    <w:p w14:paraId="4B91DCA4" w14:textId="77777777" w:rsidR="006E08EF" w:rsidRPr="00A64ED8" w:rsidRDefault="006E08EF" w:rsidP="006E08EF">
      <w:pPr>
        <w:pStyle w:val="NormalWeb"/>
        <w:numPr>
          <w:ilvl w:val="0"/>
          <w:numId w:val="28"/>
        </w:numPr>
        <w:tabs>
          <w:tab w:val="num" w:pos="2160"/>
        </w:tabs>
        <w:snapToGrid w:val="0"/>
        <w:spacing w:before="0" w:beforeAutospacing="0" w:after="120" w:afterAutospacing="0"/>
        <w:ind w:left="1170"/>
        <w:rPr>
          <w:rFonts w:ascii="Arial" w:hAnsi="Arial" w:cs="Arial"/>
          <w:i/>
          <w:iCs/>
          <w:color w:val="000000" w:themeColor="text1"/>
          <w:sz w:val="20"/>
          <w:szCs w:val="20"/>
        </w:rPr>
      </w:pPr>
      <w:r w:rsidRPr="00A64ED8">
        <w:rPr>
          <w:rFonts w:ascii="Arial" w:hAnsi="Arial" w:cs="Arial"/>
          <w:i/>
          <w:iCs/>
          <w:color w:val="000000" w:themeColor="text1"/>
          <w:sz w:val="20"/>
          <w:szCs w:val="20"/>
        </w:rPr>
        <w:t xml:space="preserve">Intentionally denies or impedes another in the exercise or enjoyment of any right, privilege, power, or immunity, knowing his conduct is unlawful; or </w:t>
      </w:r>
    </w:p>
    <w:p w14:paraId="2EA451BE" w14:textId="0DC72EF5" w:rsidR="006E08EF" w:rsidRPr="00A64ED8" w:rsidRDefault="001901E8" w:rsidP="006E08EF">
      <w:pPr>
        <w:pStyle w:val="NormalWeb"/>
        <w:rPr>
          <w:rFonts w:ascii="Arial" w:hAnsi="Arial" w:cs="Arial"/>
          <w:color w:val="000000" w:themeColor="text1"/>
          <w:sz w:val="22"/>
          <w:szCs w:val="22"/>
        </w:rPr>
      </w:pPr>
      <w:r>
        <w:rPr>
          <w:rFonts w:ascii="Arial" w:hAnsi="Arial" w:cs="Arial"/>
          <w:color w:val="000000" w:themeColor="text1"/>
          <w:sz w:val="22"/>
          <w:szCs w:val="22"/>
        </w:rPr>
        <w:t>The named persons</w:t>
      </w:r>
      <w:r w:rsidR="006E08EF" w:rsidRPr="00A64ED8">
        <w:rPr>
          <w:rFonts w:ascii="Arial" w:hAnsi="Arial" w:cs="Arial"/>
          <w:color w:val="000000" w:themeColor="text1"/>
          <w:sz w:val="22"/>
          <w:szCs w:val="22"/>
        </w:rPr>
        <w:t xml:space="preserve">, as </w:t>
      </w:r>
      <w:del w:id="117" w:author="Byron Wilson" w:date="2024-01-21T15:55:00Z">
        <w:r w:rsidR="006E08EF" w:rsidRPr="00A64ED8" w:rsidDel="00FC3998">
          <w:rPr>
            <w:rFonts w:ascii="Arial" w:hAnsi="Arial" w:cs="Arial"/>
            <w:color w:val="000000" w:themeColor="text1"/>
            <w:sz w:val="22"/>
            <w:szCs w:val="22"/>
          </w:rPr>
          <w:delText>a</w:delText>
        </w:r>
      </w:del>
      <w:r w:rsidR="006E08EF" w:rsidRPr="00A64ED8">
        <w:rPr>
          <w:rFonts w:ascii="Arial" w:hAnsi="Arial" w:cs="Arial"/>
          <w:color w:val="000000" w:themeColor="text1"/>
          <w:sz w:val="22"/>
          <w:szCs w:val="22"/>
        </w:rPr>
        <w:t xml:space="preserve"> public servant</w:t>
      </w:r>
      <w:r>
        <w:rPr>
          <w:rFonts w:ascii="Arial" w:hAnsi="Arial" w:cs="Arial"/>
          <w:color w:val="000000" w:themeColor="text1"/>
          <w:sz w:val="22"/>
          <w:szCs w:val="22"/>
        </w:rPr>
        <w:t>s</w:t>
      </w:r>
      <w:r w:rsidR="006E08EF" w:rsidRPr="00A64ED8">
        <w:rPr>
          <w:rFonts w:ascii="Arial" w:hAnsi="Arial" w:cs="Arial"/>
          <w:color w:val="000000" w:themeColor="text1"/>
          <w:sz w:val="22"/>
          <w:szCs w:val="22"/>
        </w:rPr>
        <w:t>, w</w:t>
      </w:r>
      <w:r>
        <w:rPr>
          <w:rFonts w:ascii="Arial" w:hAnsi="Arial" w:cs="Arial"/>
          <w:color w:val="000000" w:themeColor="text1"/>
          <w:sz w:val="22"/>
          <w:szCs w:val="22"/>
        </w:rPr>
        <w:t>ere</w:t>
      </w:r>
      <w:r w:rsidR="006E08EF" w:rsidRPr="00A64ED8">
        <w:rPr>
          <w:rFonts w:ascii="Arial" w:hAnsi="Arial" w:cs="Arial"/>
          <w:color w:val="000000" w:themeColor="text1"/>
          <w:sz w:val="22"/>
          <w:szCs w:val="22"/>
        </w:rPr>
        <w:t xml:space="preserve"> acting under color of </w:t>
      </w:r>
      <w:r>
        <w:rPr>
          <w:rFonts w:ascii="Arial" w:hAnsi="Arial" w:cs="Arial"/>
          <w:color w:val="000000" w:themeColor="text1"/>
          <w:sz w:val="22"/>
          <w:szCs w:val="22"/>
        </w:rPr>
        <w:t>their</w:t>
      </w:r>
      <w:r w:rsidR="006E08EF" w:rsidRPr="00A64ED8">
        <w:rPr>
          <w:rFonts w:ascii="Arial" w:hAnsi="Arial" w:cs="Arial"/>
          <w:color w:val="000000" w:themeColor="text1"/>
          <w:sz w:val="22"/>
          <w:szCs w:val="22"/>
        </w:rPr>
        <w:t xml:space="preserve"> employment when </w:t>
      </w:r>
      <w:r>
        <w:rPr>
          <w:rFonts w:ascii="Arial" w:hAnsi="Arial" w:cs="Arial"/>
          <w:color w:val="000000" w:themeColor="text1"/>
          <w:sz w:val="22"/>
          <w:szCs w:val="22"/>
        </w:rPr>
        <w:t xml:space="preserve">they </w:t>
      </w:r>
      <w:r w:rsidR="006E08EF" w:rsidRPr="00A64ED8">
        <w:rPr>
          <w:rFonts w:ascii="Arial" w:hAnsi="Arial" w:cs="Arial"/>
          <w:color w:val="000000" w:themeColor="text1"/>
          <w:sz w:val="22"/>
          <w:szCs w:val="22"/>
        </w:rPr>
        <w:t xml:space="preserve">committed the offenses described in this grievance, including but not limited to intentionally denying and impeding my exercise and enjoyment of my rights and privileges, and as demonstrated, did so knowingly and while acting in an official capacity, taking advantage of such actual and purported capacity. </w:t>
      </w:r>
      <w:r>
        <w:rPr>
          <w:rFonts w:ascii="Arial" w:hAnsi="Arial" w:cs="Arial"/>
          <w:color w:val="000000" w:themeColor="text1"/>
          <w:sz w:val="22"/>
          <w:szCs w:val="22"/>
        </w:rPr>
        <w:t>Rivera-</w:t>
      </w:r>
      <w:proofErr w:type="spellStart"/>
      <w:r>
        <w:rPr>
          <w:rFonts w:ascii="Arial" w:hAnsi="Arial" w:cs="Arial"/>
          <w:color w:val="000000" w:themeColor="text1"/>
          <w:sz w:val="22"/>
          <w:szCs w:val="22"/>
        </w:rPr>
        <w:t>Servera</w:t>
      </w:r>
      <w:del w:id="118" w:author="Byron Wilson" w:date="2024-01-21T15:55:00Z">
        <w:r w:rsidDel="00FC3998">
          <w:rPr>
            <w:rFonts w:ascii="Arial" w:hAnsi="Arial" w:cs="Arial"/>
            <w:color w:val="000000" w:themeColor="text1"/>
            <w:sz w:val="22"/>
            <w:szCs w:val="22"/>
          </w:rPr>
          <w:delText>s</w:delText>
        </w:r>
      </w:del>
      <w:r>
        <w:rPr>
          <w:rFonts w:ascii="Arial" w:hAnsi="Arial" w:cs="Arial"/>
          <w:color w:val="000000" w:themeColor="text1"/>
          <w:sz w:val="22"/>
          <w:szCs w:val="22"/>
        </w:rPr>
        <w:t>’s</w:t>
      </w:r>
      <w:proofErr w:type="spellEnd"/>
      <w:r>
        <w:rPr>
          <w:rFonts w:ascii="Arial" w:hAnsi="Arial" w:cs="Arial"/>
          <w:color w:val="000000" w:themeColor="text1"/>
          <w:sz w:val="22"/>
          <w:szCs w:val="22"/>
        </w:rPr>
        <w:t xml:space="preserve"> and Lorenzo’s</w:t>
      </w:r>
      <w:r w:rsidR="006E08EF" w:rsidRPr="00A64ED8">
        <w:rPr>
          <w:rFonts w:ascii="Arial" w:hAnsi="Arial" w:cs="Arial"/>
          <w:color w:val="000000" w:themeColor="text1"/>
          <w:sz w:val="22"/>
          <w:szCs w:val="22"/>
        </w:rPr>
        <w:t xml:space="preserve"> conduct described in this grievance constitutes Class A Misdemeanors pursuant to Texas Penal Code 39.</w:t>
      </w:r>
    </w:p>
    <w:p w14:paraId="70E0B8BE" w14:textId="77777777" w:rsidR="006E08EF" w:rsidRPr="00E74ADF" w:rsidRDefault="006E08EF" w:rsidP="006E08EF">
      <w:pPr>
        <w:pStyle w:val="NormalWeb"/>
        <w:rPr>
          <w:sz w:val="22"/>
          <w:szCs w:val="22"/>
        </w:rPr>
      </w:pPr>
      <w:r w:rsidRPr="00E74ADF">
        <w:rPr>
          <w:rFonts w:ascii="ArialMT" w:hAnsi="ArialMT"/>
          <w:sz w:val="22"/>
          <w:szCs w:val="22"/>
        </w:rPr>
        <w:t xml:space="preserve">My demands for resolution of my grievance are as follows: </w:t>
      </w:r>
    </w:p>
    <w:p w14:paraId="781C3F3D" w14:textId="54609835" w:rsidR="006E08EF" w:rsidRPr="00E74ADF" w:rsidRDefault="006E08EF" w:rsidP="006E08EF">
      <w:pPr>
        <w:numPr>
          <w:ilvl w:val="0"/>
          <w:numId w:val="27"/>
        </w:numPr>
        <w:snapToGrid w:val="0"/>
        <w:spacing w:before="120" w:after="120"/>
        <w:rPr>
          <w:rFonts w:ascii="ArialMT" w:eastAsia="Times New Roman" w:hAnsi="ArialMT" w:cs="Times New Roman"/>
          <w:kern w:val="0"/>
          <w:sz w:val="22"/>
          <w:szCs w:val="22"/>
          <w14:ligatures w14:val="none"/>
        </w:rPr>
      </w:pPr>
      <w:r w:rsidRPr="00E74ADF">
        <w:rPr>
          <w:rFonts w:ascii="ArialMT" w:eastAsia="Times New Roman" w:hAnsi="ArialMT" w:cs="Times New Roman"/>
          <w:kern w:val="0"/>
          <w:sz w:val="22"/>
          <w:szCs w:val="22"/>
          <w14:ligatures w14:val="none"/>
        </w:rPr>
        <w:t xml:space="preserve">that </w:t>
      </w:r>
      <w:r w:rsidR="001901E8" w:rsidRPr="00E74ADF">
        <w:rPr>
          <w:rFonts w:ascii="ArialMT" w:eastAsia="Times New Roman" w:hAnsi="ArialMT" w:cs="Times New Roman"/>
          <w:kern w:val="0"/>
          <w:sz w:val="22"/>
          <w:szCs w:val="22"/>
          <w14:ligatures w14:val="none"/>
        </w:rPr>
        <w:t>Rivera-</w:t>
      </w:r>
      <w:proofErr w:type="spellStart"/>
      <w:r w:rsidR="001901E8" w:rsidRPr="00E74ADF">
        <w:rPr>
          <w:rFonts w:ascii="ArialMT" w:eastAsia="Times New Roman" w:hAnsi="ArialMT" w:cs="Times New Roman"/>
          <w:kern w:val="0"/>
          <w:sz w:val="22"/>
          <w:szCs w:val="22"/>
          <w14:ligatures w14:val="none"/>
        </w:rPr>
        <w:t>Servera</w:t>
      </w:r>
      <w:proofErr w:type="spellEnd"/>
      <w:del w:id="119" w:author="Byron Wilson" w:date="2024-01-21T15:55:00Z">
        <w:r w:rsidR="001901E8" w:rsidRPr="00E74ADF" w:rsidDel="00FC3998">
          <w:rPr>
            <w:rFonts w:ascii="ArialMT" w:eastAsia="Times New Roman" w:hAnsi="ArialMT" w:cs="Times New Roman"/>
            <w:kern w:val="0"/>
            <w:sz w:val="22"/>
            <w:szCs w:val="22"/>
            <w14:ligatures w14:val="none"/>
          </w:rPr>
          <w:delText>s</w:delText>
        </w:r>
      </w:del>
      <w:r w:rsidR="001901E8" w:rsidRPr="00E74ADF">
        <w:rPr>
          <w:rFonts w:ascii="ArialMT" w:eastAsia="Times New Roman" w:hAnsi="ArialMT" w:cs="Times New Roman"/>
          <w:kern w:val="0"/>
          <w:sz w:val="22"/>
          <w:szCs w:val="22"/>
          <w14:ligatures w14:val="none"/>
        </w:rPr>
        <w:t>, Lorenzo,</w:t>
      </w:r>
      <w:r w:rsidRPr="00E74ADF">
        <w:rPr>
          <w:rFonts w:ascii="ArialMT" w:eastAsia="Times New Roman" w:hAnsi="ArialMT" w:cs="Times New Roman"/>
          <w:kern w:val="0"/>
          <w:sz w:val="22"/>
          <w:szCs w:val="22"/>
          <w14:ligatures w14:val="none"/>
        </w:rPr>
        <w:t xml:space="preserve"> and any and all employees of </w:t>
      </w:r>
      <w:r w:rsidR="001901E8" w:rsidRPr="00E74ADF">
        <w:rPr>
          <w:rFonts w:ascii="ArialMT" w:eastAsia="Times New Roman" w:hAnsi="ArialMT" w:cs="Times New Roman"/>
          <w:kern w:val="0"/>
          <w:sz w:val="22"/>
          <w:szCs w:val="22"/>
          <w14:ligatures w14:val="none"/>
        </w:rPr>
        <w:t>UT Austin</w:t>
      </w:r>
      <w:r w:rsidRPr="00E74ADF">
        <w:rPr>
          <w:rFonts w:ascii="ArialMT" w:eastAsia="Times New Roman" w:hAnsi="ArialMT" w:cs="Times New Roman"/>
          <w:kern w:val="0"/>
          <w:sz w:val="22"/>
          <w:szCs w:val="22"/>
          <w14:ligatures w14:val="none"/>
        </w:rPr>
        <w:t xml:space="preserve"> and the </w:t>
      </w:r>
      <w:r w:rsidR="001901E8" w:rsidRPr="00E74ADF">
        <w:rPr>
          <w:rFonts w:ascii="ArialMT" w:eastAsia="Times New Roman" w:hAnsi="ArialMT" w:cs="Times New Roman"/>
          <w:kern w:val="0"/>
          <w:sz w:val="22"/>
          <w:szCs w:val="22"/>
          <w14:ligatures w14:val="none"/>
        </w:rPr>
        <w:t>UT S</w:t>
      </w:r>
      <w:r w:rsidRPr="00E74ADF">
        <w:rPr>
          <w:rFonts w:ascii="ArialMT" w:eastAsia="Times New Roman" w:hAnsi="ArialMT" w:cs="Times New Roman"/>
          <w:kern w:val="0"/>
          <w:sz w:val="22"/>
          <w:szCs w:val="22"/>
          <w14:ligatures w14:val="none"/>
        </w:rPr>
        <w:t xml:space="preserve">ystem refrain from any form of direct or indirect retaliation against me for filing this grievance according to </w:t>
      </w:r>
      <w:proofErr w:type="gramStart"/>
      <w:r w:rsidRPr="00E74ADF">
        <w:rPr>
          <w:rFonts w:ascii="ArialMT" w:eastAsia="Times New Roman" w:hAnsi="ArialMT" w:cs="Times New Roman"/>
          <w:kern w:val="0"/>
          <w:sz w:val="22"/>
          <w:szCs w:val="22"/>
          <w14:ligatures w14:val="none"/>
        </w:rPr>
        <w:t>law;</w:t>
      </w:r>
      <w:proofErr w:type="gramEnd"/>
    </w:p>
    <w:p w14:paraId="6EB30EDA" w14:textId="3237A96F" w:rsidR="006E08EF" w:rsidRPr="00E74ADF" w:rsidRDefault="006E08EF" w:rsidP="006E08EF">
      <w:pPr>
        <w:numPr>
          <w:ilvl w:val="0"/>
          <w:numId w:val="27"/>
        </w:numPr>
        <w:snapToGrid w:val="0"/>
        <w:spacing w:before="120" w:after="120"/>
        <w:rPr>
          <w:rFonts w:ascii="ArialMT" w:eastAsia="Times New Roman" w:hAnsi="ArialMT" w:cs="Times New Roman"/>
          <w:kern w:val="0"/>
          <w:sz w:val="22"/>
          <w:szCs w:val="22"/>
          <w14:ligatures w14:val="none"/>
        </w:rPr>
      </w:pPr>
      <w:r w:rsidRPr="00E74ADF">
        <w:rPr>
          <w:rFonts w:ascii="ArialMT" w:eastAsia="Times New Roman" w:hAnsi="ArialMT" w:cs="Times New Roman"/>
          <w:kern w:val="0"/>
          <w:sz w:val="22"/>
          <w:szCs w:val="22"/>
          <w14:ligatures w14:val="none"/>
        </w:rPr>
        <w:t xml:space="preserve">that any and all </w:t>
      </w:r>
      <w:r w:rsidR="001901E8" w:rsidRPr="00E74ADF">
        <w:rPr>
          <w:rFonts w:ascii="ArialMT" w:eastAsia="Times New Roman" w:hAnsi="ArialMT" w:cs="Times New Roman"/>
          <w:kern w:val="0"/>
          <w:sz w:val="22"/>
          <w:szCs w:val="22"/>
          <w14:ligatures w14:val="none"/>
        </w:rPr>
        <w:t xml:space="preserve">documents that include matters related to this case and any and all other documents of a negative of disciplinary nature </w:t>
      </w:r>
      <w:r w:rsidRPr="00E74ADF">
        <w:rPr>
          <w:rFonts w:ascii="ArialMT" w:eastAsia="Times New Roman" w:hAnsi="ArialMT" w:cs="Times New Roman"/>
          <w:kern w:val="0"/>
          <w:sz w:val="22"/>
          <w:szCs w:val="22"/>
          <w14:ligatures w14:val="none"/>
        </w:rPr>
        <w:t xml:space="preserve">be permanently removed from my personnel </w:t>
      </w:r>
      <w:proofErr w:type="gramStart"/>
      <w:r w:rsidRPr="00E74ADF">
        <w:rPr>
          <w:rFonts w:ascii="ArialMT" w:eastAsia="Times New Roman" w:hAnsi="ArialMT" w:cs="Times New Roman"/>
          <w:kern w:val="0"/>
          <w:sz w:val="22"/>
          <w:szCs w:val="22"/>
          <w14:ligatures w14:val="none"/>
        </w:rPr>
        <w:t>file;</w:t>
      </w:r>
      <w:proofErr w:type="gramEnd"/>
    </w:p>
    <w:p w14:paraId="62FA979D" w14:textId="586CEA0F" w:rsidR="006E08EF" w:rsidRPr="00E74ADF" w:rsidRDefault="006E08EF" w:rsidP="001901E8">
      <w:pPr>
        <w:numPr>
          <w:ilvl w:val="0"/>
          <w:numId w:val="27"/>
        </w:numPr>
        <w:snapToGrid w:val="0"/>
        <w:spacing w:before="120" w:after="120"/>
        <w:rPr>
          <w:rFonts w:ascii="ArialMT" w:eastAsia="Times New Roman" w:hAnsi="ArialMT" w:cs="Times New Roman"/>
          <w:kern w:val="0"/>
          <w:sz w:val="22"/>
          <w:szCs w:val="22"/>
          <w14:ligatures w14:val="none"/>
        </w:rPr>
      </w:pPr>
      <w:r w:rsidRPr="00E74ADF">
        <w:rPr>
          <w:rFonts w:ascii="ArialMT" w:eastAsia="Times New Roman" w:hAnsi="ArialMT" w:cs="Times New Roman"/>
          <w:kern w:val="0"/>
          <w:sz w:val="22"/>
          <w:szCs w:val="22"/>
          <w14:ligatures w14:val="none"/>
        </w:rPr>
        <w:t xml:space="preserve">that </w:t>
      </w:r>
      <w:r w:rsidR="001901E8" w:rsidRPr="00E74ADF">
        <w:rPr>
          <w:rFonts w:ascii="ArialMT" w:eastAsia="Times New Roman" w:hAnsi="ArialMT" w:cs="Times New Roman"/>
          <w:kern w:val="0"/>
          <w:sz w:val="22"/>
          <w:szCs w:val="22"/>
          <w14:ligatures w14:val="none"/>
        </w:rPr>
        <w:t xml:space="preserve">Dean </w:t>
      </w:r>
      <w:proofErr w:type="spellStart"/>
      <w:r w:rsidR="001901E8" w:rsidRPr="00E74ADF">
        <w:rPr>
          <w:rFonts w:ascii="ArialMT" w:eastAsia="Times New Roman" w:hAnsi="ArialMT" w:cs="Times New Roman"/>
          <w:kern w:val="0"/>
          <w:sz w:val="22"/>
          <w:szCs w:val="22"/>
          <w14:ligatures w14:val="none"/>
        </w:rPr>
        <w:t>Riveras-Servera</w:t>
      </w:r>
      <w:proofErr w:type="spellEnd"/>
      <w:del w:id="120" w:author="Byron Wilson" w:date="2024-01-21T15:56:00Z">
        <w:r w:rsidR="001901E8" w:rsidRPr="00E74ADF" w:rsidDel="00FC3998">
          <w:rPr>
            <w:rFonts w:ascii="ArialMT" w:eastAsia="Times New Roman" w:hAnsi="ArialMT" w:cs="Times New Roman"/>
            <w:kern w:val="0"/>
            <w:sz w:val="22"/>
            <w:szCs w:val="22"/>
            <w14:ligatures w14:val="none"/>
          </w:rPr>
          <w:delText>s</w:delText>
        </w:r>
      </w:del>
      <w:r w:rsidR="001901E8" w:rsidRPr="00E74ADF">
        <w:rPr>
          <w:rFonts w:ascii="ArialMT" w:eastAsia="Times New Roman" w:hAnsi="ArialMT" w:cs="Times New Roman"/>
          <w:kern w:val="0"/>
          <w:sz w:val="22"/>
          <w:szCs w:val="22"/>
          <w14:ligatures w14:val="none"/>
        </w:rPr>
        <w:t xml:space="preserve"> and Assistant Dean Lorenzo </w:t>
      </w:r>
      <w:r w:rsidRPr="00E74ADF">
        <w:rPr>
          <w:rFonts w:ascii="ArialMT" w:eastAsia="Times New Roman" w:hAnsi="ArialMT" w:cs="Times New Roman"/>
          <w:kern w:val="0"/>
          <w:sz w:val="22"/>
          <w:szCs w:val="22"/>
          <w14:ligatures w14:val="none"/>
        </w:rPr>
        <w:t>formally apologize to me in writing for violating my rights specified herein</w:t>
      </w:r>
      <w:ins w:id="121" w:author="Byron Wilson" w:date="2024-01-21T15:56:00Z">
        <w:r w:rsidR="00FC3998">
          <w:rPr>
            <w:rFonts w:ascii="ArialMT" w:eastAsia="Times New Roman" w:hAnsi="ArialMT" w:cs="Times New Roman"/>
            <w:kern w:val="0"/>
            <w:sz w:val="22"/>
            <w:szCs w:val="22"/>
            <w14:ligatures w14:val="none"/>
          </w:rPr>
          <w:t xml:space="preserve"> </w:t>
        </w:r>
      </w:ins>
      <w:del w:id="122" w:author="Byron Wilson" w:date="2024-01-21T15:56:00Z">
        <w:r w:rsidRPr="00E74ADF" w:rsidDel="00FC3998">
          <w:rPr>
            <w:rFonts w:ascii="ArialMT" w:eastAsia="Times New Roman" w:hAnsi="ArialMT" w:cs="Times New Roman"/>
            <w:kern w:val="0"/>
            <w:sz w:val="22"/>
            <w:szCs w:val="22"/>
            <w14:ligatures w14:val="none"/>
          </w:rPr>
          <w:delText xml:space="preserve">, and that this grievance and </w:delText>
        </w:r>
        <w:r w:rsidR="001901E8" w:rsidRPr="00E74ADF" w:rsidDel="00FC3998">
          <w:rPr>
            <w:rFonts w:ascii="ArialMT" w:eastAsia="Times New Roman" w:hAnsi="ArialMT" w:cs="Times New Roman"/>
            <w:kern w:val="0"/>
            <w:sz w:val="22"/>
            <w:szCs w:val="22"/>
            <w14:ligatures w14:val="none"/>
          </w:rPr>
          <w:delText>their</w:delText>
        </w:r>
        <w:r w:rsidRPr="00E74ADF" w:rsidDel="00FC3998">
          <w:rPr>
            <w:rFonts w:ascii="ArialMT" w:eastAsia="Times New Roman" w:hAnsi="ArialMT" w:cs="Times New Roman"/>
            <w:kern w:val="0"/>
            <w:sz w:val="22"/>
            <w:szCs w:val="22"/>
            <w14:ligatures w14:val="none"/>
          </w:rPr>
          <w:delText xml:space="preserve"> written apology be permanently placed in </w:delText>
        </w:r>
        <w:r w:rsidR="001901E8" w:rsidRPr="00E74ADF" w:rsidDel="00FC3998">
          <w:rPr>
            <w:rFonts w:ascii="ArialMT" w:eastAsia="Times New Roman" w:hAnsi="ArialMT" w:cs="Times New Roman"/>
            <w:kern w:val="0"/>
            <w:sz w:val="22"/>
            <w:szCs w:val="22"/>
            <w14:ligatures w14:val="none"/>
          </w:rPr>
          <w:delText>their respective</w:delText>
        </w:r>
        <w:r w:rsidRPr="00E74ADF" w:rsidDel="00FC3998">
          <w:rPr>
            <w:rFonts w:ascii="ArialMT" w:eastAsia="Times New Roman" w:hAnsi="ArialMT" w:cs="Times New Roman"/>
            <w:kern w:val="0"/>
            <w:sz w:val="22"/>
            <w:szCs w:val="22"/>
            <w14:ligatures w14:val="none"/>
          </w:rPr>
          <w:delText xml:space="preserve"> personnel file</w:delText>
        </w:r>
        <w:r w:rsidR="001901E8" w:rsidRPr="00E74ADF" w:rsidDel="00FC3998">
          <w:rPr>
            <w:rFonts w:ascii="ArialMT" w:eastAsia="Times New Roman" w:hAnsi="ArialMT" w:cs="Times New Roman"/>
            <w:kern w:val="0"/>
            <w:sz w:val="22"/>
            <w:szCs w:val="22"/>
            <w14:ligatures w14:val="none"/>
          </w:rPr>
          <w:delText>s</w:delText>
        </w:r>
        <w:r w:rsidRPr="00E74ADF" w:rsidDel="00FC3998">
          <w:rPr>
            <w:rFonts w:ascii="ArialMT" w:eastAsia="Times New Roman" w:hAnsi="ArialMT" w:cs="Times New Roman"/>
            <w:kern w:val="0"/>
            <w:sz w:val="22"/>
            <w:szCs w:val="22"/>
            <w14:ligatures w14:val="none"/>
          </w:rPr>
          <w:delText xml:space="preserve">; </w:delText>
        </w:r>
      </w:del>
      <w:r w:rsidRPr="00E74ADF">
        <w:rPr>
          <w:rFonts w:ascii="ArialMT" w:eastAsia="Times New Roman" w:hAnsi="ArialMT" w:cs="Times New Roman"/>
          <w:kern w:val="0"/>
          <w:sz w:val="22"/>
          <w:szCs w:val="22"/>
          <w14:ligatures w14:val="none"/>
        </w:rPr>
        <w:t xml:space="preserve">and </w:t>
      </w:r>
    </w:p>
    <w:p w14:paraId="3726EE3B" w14:textId="268B164C" w:rsidR="001901E8" w:rsidRPr="00E74ADF" w:rsidRDefault="001901E8" w:rsidP="00B44E42">
      <w:pPr>
        <w:numPr>
          <w:ilvl w:val="0"/>
          <w:numId w:val="27"/>
        </w:numPr>
        <w:shd w:val="clear" w:color="auto" w:fill="FFFFFF"/>
        <w:snapToGrid w:val="0"/>
        <w:spacing w:after="120"/>
        <w:rPr>
          <w:rFonts w:ascii="ArialMT" w:hAnsi="ArialMT"/>
          <w:sz w:val="22"/>
          <w:szCs w:val="22"/>
        </w:rPr>
      </w:pPr>
      <w:r w:rsidRPr="00E74ADF">
        <w:rPr>
          <w:rFonts w:ascii="ArialMT" w:eastAsia="Times New Roman" w:hAnsi="ArialMT" w:cs="Times New Roman"/>
          <w:kern w:val="0"/>
          <w:sz w:val="22"/>
          <w:szCs w:val="22"/>
          <w14:ligatures w14:val="none"/>
        </w:rPr>
        <w:t>that the terms of my July</w:t>
      </w:r>
      <w:r w:rsidR="00F976AC" w:rsidRPr="00E74ADF">
        <w:rPr>
          <w:rFonts w:ascii="ArialMT" w:eastAsia="Times New Roman" w:hAnsi="ArialMT" w:cs="Times New Roman"/>
          <w:kern w:val="0"/>
          <w:sz w:val="22"/>
          <w:szCs w:val="22"/>
          <w14:ligatures w14:val="none"/>
        </w:rPr>
        <w:t xml:space="preserve"> 1,</w:t>
      </w:r>
      <w:r w:rsidRPr="00E74ADF">
        <w:rPr>
          <w:rFonts w:ascii="ArialMT" w:eastAsia="Times New Roman" w:hAnsi="ArialMT" w:cs="Times New Roman"/>
          <w:kern w:val="0"/>
          <w:sz w:val="22"/>
          <w:szCs w:val="22"/>
          <w14:ligatures w14:val="none"/>
        </w:rPr>
        <w:t xml:space="preserve"> </w:t>
      </w:r>
      <w:proofErr w:type="gramStart"/>
      <w:r w:rsidRPr="00E74ADF">
        <w:rPr>
          <w:rFonts w:ascii="ArialMT" w:eastAsia="Times New Roman" w:hAnsi="ArialMT" w:cs="Times New Roman"/>
          <w:kern w:val="0"/>
          <w:sz w:val="22"/>
          <w:szCs w:val="22"/>
          <w14:ligatures w14:val="none"/>
        </w:rPr>
        <w:t>2022</w:t>
      </w:r>
      <w:proofErr w:type="gramEnd"/>
      <w:r w:rsidRPr="00E74ADF">
        <w:rPr>
          <w:rFonts w:ascii="ArialMT" w:eastAsia="Times New Roman" w:hAnsi="ArialMT" w:cs="Times New Roman"/>
          <w:kern w:val="0"/>
          <w:sz w:val="22"/>
          <w:szCs w:val="22"/>
          <w14:ligatures w14:val="none"/>
        </w:rPr>
        <w:t xml:space="preserve"> contract be fully restored to their original form</w:t>
      </w:r>
      <w:r w:rsidR="00F976AC" w:rsidRPr="00E74ADF">
        <w:rPr>
          <w:rFonts w:ascii="ArialMT" w:eastAsia="Times New Roman" w:hAnsi="ArialMT" w:cs="Times New Roman"/>
          <w:kern w:val="0"/>
          <w:sz w:val="22"/>
          <w:szCs w:val="22"/>
          <w14:ligatures w14:val="none"/>
        </w:rPr>
        <w:t xml:space="preserve"> (making any contract or addendum I signed after the July 1,2022 contract null and void)</w:t>
      </w:r>
      <w:r w:rsidRPr="00E74ADF">
        <w:rPr>
          <w:rFonts w:ascii="ArialMT" w:eastAsia="Times New Roman" w:hAnsi="ArialMT" w:cs="Times New Roman"/>
          <w:kern w:val="0"/>
          <w:sz w:val="22"/>
          <w:szCs w:val="22"/>
          <w14:ligatures w14:val="none"/>
        </w:rPr>
        <w:t xml:space="preserve">, and that that </w:t>
      </w:r>
      <w:r w:rsidR="00F976AC" w:rsidRPr="00E74ADF">
        <w:rPr>
          <w:rFonts w:ascii="ArialMT" w:eastAsia="Times New Roman" w:hAnsi="ArialMT" w:cs="Times New Roman"/>
          <w:kern w:val="0"/>
          <w:sz w:val="22"/>
          <w:szCs w:val="22"/>
          <w14:ligatures w14:val="none"/>
        </w:rPr>
        <w:t xml:space="preserve">the July 1, 2022 </w:t>
      </w:r>
      <w:r w:rsidRPr="00E74ADF">
        <w:rPr>
          <w:rFonts w:ascii="ArialMT" w:eastAsia="Times New Roman" w:hAnsi="ArialMT" w:cs="Times New Roman"/>
          <w:kern w:val="0"/>
          <w:sz w:val="22"/>
          <w:szCs w:val="22"/>
          <w14:ligatures w14:val="none"/>
        </w:rPr>
        <w:t xml:space="preserve">contract be renewed </w:t>
      </w:r>
      <w:r w:rsidR="00F976AC" w:rsidRPr="00E74ADF">
        <w:rPr>
          <w:rFonts w:ascii="ArialMT" w:eastAsia="Times New Roman" w:hAnsi="ArialMT" w:cs="Times New Roman"/>
          <w:kern w:val="0"/>
          <w:sz w:val="22"/>
          <w:szCs w:val="22"/>
          <w14:ligatures w14:val="none"/>
        </w:rPr>
        <w:t xml:space="preserve">on June 1, 2025 </w:t>
      </w:r>
      <w:del w:id="123" w:author="Byron Wilson" w:date="2024-01-21T15:58:00Z">
        <w:r w:rsidRPr="00E74ADF" w:rsidDel="00FC3998">
          <w:rPr>
            <w:rFonts w:ascii="ArialMT" w:eastAsia="Times New Roman" w:hAnsi="ArialMT" w:cs="Times New Roman"/>
            <w:kern w:val="0"/>
            <w:sz w:val="22"/>
            <w:szCs w:val="22"/>
            <w14:ligatures w14:val="none"/>
          </w:rPr>
          <w:delText xml:space="preserve">for the 2025-2028 academic years, </w:delText>
        </w:r>
        <w:r w:rsidR="00F976AC" w:rsidRPr="00E74ADF" w:rsidDel="00FC3998">
          <w:rPr>
            <w:rFonts w:ascii="ArialMT" w:eastAsia="Times New Roman" w:hAnsi="ArialMT" w:cs="Times New Roman"/>
            <w:kern w:val="0"/>
            <w:sz w:val="22"/>
            <w:szCs w:val="22"/>
            <w14:ligatures w14:val="none"/>
          </w:rPr>
          <w:delText>including</w:delText>
        </w:r>
        <w:r w:rsidRPr="00E74ADF" w:rsidDel="00FC3998">
          <w:rPr>
            <w:rFonts w:ascii="ArialMT" w:eastAsia="Times New Roman" w:hAnsi="ArialMT" w:cs="Times New Roman"/>
            <w:kern w:val="0"/>
            <w:sz w:val="22"/>
            <w:szCs w:val="22"/>
            <w14:ligatures w14:val="none"/>
          </w:rPr>
          <w:delText xml:space="preserve"> a 10% increase in pay in all areas of the contract in which monetary compensation was involved;</w:delText>
        </w:r>
      </w:del>
    </w:p>
    <w:p w14:paraId="51727376" w14:textId="77777777" w:rsidR="00F976AC" w:rsidRPr="00E74ADF" w:rsidRDefault="00F976AC" w:rsidP="00F976AC">
      <w:pPr>
        <w:numPr>
          <w:ilvl w:val="0"/>
          <w:numId w:val="27"/>
        </w:numPr>
        <w:shd w:val="clear" w:color="auto" w:fill="FFFFFF"/>
        <w:snapToGrid w:val="0"/>
        <w:spacing w:after="120"/>
        <w:rPr>
          <w:sz w:val="22"/>
          <w:szCs w:val="22"/>
        </w:rPr>
      </w:pPr>
      <w:r w:rsidRPr="00E74ADF">
        <w:rPr>
          <w:rFonts w:ascii="ArialMT" w:hAnsi="ArialMT"/>
          <w:sz w:val="22"/>
          <w:szCs w:val="22"/>
        </w:rPr>
        <w:t>no further investigations or actions be taken against me by the named persons or the university in the future.</w:t>
      </w:r>
    </w:p>
    <w:p w14:paraId="43BD910D" w14:textId="6930298C" w:rsidR="006E08EF" w:rsidRPr="00A64ED8" w:rsidRDefault="006E08EF" w:rsidP="00E74ADF">
      <w:pPr>
        <w:shd w:val="clear" w:color="auto" w:fill="FFFFFF"/>
        <w:snapToGrid w:val="0"/>
        <w:spacing w:after="120"/>
        <w:rPr>
          <w:sz w:val="22"/>
          <w:szCs w:val="22"/>
        </w:rPr>
      </w:pPr>
      <w:r w:rsidRPr="00A64ED8">
        <w:rPr>
          <w:rFonts w:ascii="ArialMT" w:hAnsi="ArialMT"/>
          <w:sz w:val="22"/>
          <w:szCs w:val="22"/>
        </w:rPr>
        <w:t>Please note that</w:t>
      </w:r>
      <w:r w:rsidR="00E74ADF">
        <w:rPr>
          <w:rFonts w:ascii="ArialMT" w:hAnsi="ArialMT"/>
          <w:sz w:val="22"/>
          <w:szCs w:val="22"/>
        </w:rPr>
        <w:t xml:space="preserve"> until further notice,</w:t>
      </w:r>
      <w:r w:rsidRPr="00A64ED8">
        <w:rPr>
          <w:rFonts w:ascii="ArialMT" w:hAnsi="ArialMT"/>
          <w:sz w:val="22"/>
          <w:szCs w:val="22"/>
        </w:rPr>
        <w:t xml:space="preserve"> I hereby grant the Office of Faculty Representation of the Texas AAUP Conference and its designees, on my behalf and with my knowledge, to be present at any and all meetings and discussions related to</w:t>
      </w:r>
      <w:del w:id="124" w:author="Byron Wilson" w:date="2024-01-21T15:58:00Z">
        <w:r w:rsidRPr="00A64ED8" w:rsidDel="00FC3998">
          <w:rPr>
            <w:rFonts w:ascii="ArialMT" w:hAnsi="ArialMT"/>
            <w:sz w:val="22"/>
            <w:szCs w:val="22"/>
          </w:rPr>
          <w:delText xml:space="preserve"> my</w:delText>
        </w:r>
      </w:del>
      <w:r w:rsidRPr="00A64ED8">
        <w:rPr>
          <w:rFonts w:ascii="ArialMT" w:hAnsi="ArialMT"/>
          <w:sz w:val="22"/>
          <w:szCs w:val="22"/>
        </w:rPr>
        <w:t xml:space="preserve"> this case, to correspond on my behalf with </w:t>
      </w:r>
      <w:r w:rsidR="00F976AC">
        <w:rPr>
          <w:rFonts w:ascii="ArialMT" w:hAnsi="ArialMT"/>
          <w:sz w:val="22"/>
          <w:szCs w:val="22"/>
        </w:rPr>
        <w:lastRenderedPageBreak/>
        <w:t xml:space="preserve">UT Austin </w:t>
      </w:r>
      <w:r w:rsidRPr="00A64ED8">
        <w:rPr>
          <w:rFonts w:ascii="ArialMT" w:hAnsi="ArialMT"/>
          <w:sz w:val="22"/>
          <w:szCs w:val="22"/>
        </w:rPr>
        <w:t xml:space="preserve">administrations and their designees, and in all matters concerning this grievance and in any current or future matters related to this grievance, and in any other matter pertaining to my employment at </w:t>
      </w:r>
      <w:r w:rsidR="00F976AC">
        <w:rPr>
          <w:rFonts w:ascii="ArialMT" w:hAnsi="ArialMT"/>
          <w:sz w:val="22"/>
          <w:szCs w:val="22"/>
        </w:rPr>
        <w:t>UT Austin</w:t>
      </w:r>
      <w:r w:rsidRPr="00A64ED8">
        <w:rPr>
          <w:rFonts w:ascii="ArialMT" w:hAnsi="ArialMT"/>
          <w:sz w:val="22"/>
          <w:szCs w:val="22"/>
        </w:rPr>
        <w:t xml:space="preserve">. This includes my representative’s ability, even in my absence, to present, speak, advocate, ask questions, write, negotiate, and provide counsel on my behalf during and outside related meetings and mediations, investigations, settlements, communications, and hearings regarding these matters. </w:t>
      </w:r>
    </w:p>
    <w:p w14:paraId="5A7282B4" w14:textId="0D565351" w:rsidR="006E08EF" w:rsidRPr="00A64ED8" w:rsidRDefault="006E08EF" w:rsidP="006E08EF">
      <w:pPr>
        <w:pStyle w:val="NormalWeb"/>
        <w:shd w:val="clear" w:color="auto" w:fill="FFFFFF"/>
        <w:snapToGrid w:val="0"/>
        <w:spacing w:before="0" w:beforeAutospacing="0" w:after="120" w:afterAutospacing="0"/>
        <w:rPr>
          <w:sz w:val="22"/>
          <w:szCs w:val="22"/>
        </w:rPr>
      </w:pPr>
      <w:r w:rsidRPr="00A64ED8">
        <w:rPr>
          <w:rFonts w:ascii="ArialMT" w:hAnsi="ArialMT"/>
          <w:sz w:val="22"/>
          <w:szCs w:val="22"/>
        </w:rPr>
        <w:t xml:space="preserve">Accordingly, I request that </w:t>
      </w:r>
      <w:proofErr w:type="gramStart"/>
      <w:r w:rsidRPr="00A64ED8">
        <w:rPr>
          <w:rFonts w:ascii="ArialMT" w:hAnsi="ArialMT"/>
          <w:sz w:val="22"/>
          <w:szCs w:val="22"/>
        </w:rPr>
        <w:t>any and all</w:t>
      </w:r>
      <w:proofErr w:type="gramEnd"/>
      <w:r w:rsidRPr="00A64ED8">
        <w:rPr>
          <w:rFonts w:ascii="ArialMT" w:hAnsi="ArialMT"/>
          <w:sz w:val="22"/>
          <w:szCs w:val="22"/>
        </w:rPr>
        <w:t xml:space="preserve"> </w:t>
      </w:r>
      <w:r w:rsidR="00F976AC">
        <w:rPr>
          <w:rFonts w:ascii="ArialMT" w:hAnsi="ArialMT"/>
          <w:sz w:val="22"/>
          <w:szCs w:val="22"/>
        </w:rPr>
        <w:t>UT Austin and UT System</w:t>
      </w:r>
      <w:r w:rsidRPr="00A64ED8">
        <w:rPr>
          <w:rFonts w:ascii="ArialMT" w:hAnsi="ArialMT"/>
          <w:sz w:val="22"/>
          <w:szCs w:val="22"/>
        </w:rPr>
        <w:t xml:space="preserve"> administrators associated with or assigned to my grievance contact me solely through my designated, authorized representative, the Office of Faculty Representation of the Texas AAUP Conference, as described below. Furthermore, I request that all correspondences regarding these matters be made solely via email and mutually agreed upon scheduled meetings in which my designated representative is present. </w:t>
      </w:r>
    </w:p>
    <w:p w14:paraId="760D0B34" w14:textId="77777777" w:rsidR="006E08EF" w:rsidRPr="00A64ED8" w:rsidRDefault="006E08EF" w:rsidP="006E08EF">
      <w:pPr>
        <w:pStyle w:val="NormalWeb"/>
        <w:shd w:val="clear" w:color="auto" w:fill="FFFFFF"/>
        <w:snapToGrid w:val="0"/>
        <w:spacing w:before="0" w:beforeAutospacing="0" w:after="120" w:afterAutospacing="0"/>
        <w:rPr>
          <w:rFonts w:ascii="ArialMT" w:hAnsi="ArialMT"/>
          <w:sz w:val="22"/>
          <w:szCs w:val="22"/>
        </w:rPr>
      </w:pPr>
      <w:r w:rsidRPr="00A64ED8">
        <w:rPr>
          <w:rFonts w:ascii="ArialMT" w:hAnsi="ArialMT"/>
          <w:sz w:val="22"/>
          <w:szCs w:val="22"/>
        </w:rPr>
        <w:t xml:space="preserve">Please promptly confirm, but no later than in (10) working days from the date of the filing of this grievance, receipt of this grievance and next steps and timeline for proceedings and resolution. </w:t>
      </w:r>
    </w:p>
    <w:p w14:paraId="6D73C598" w14:textId="77777777" w:rsidR="006E08EF" w:rsidRPr="00A64ED8" w:rsidRDefault="006E08EF" w:rsidP="006E08EF">
      <w:pPr>
        <w:pStyle w:val="NormalWeb"/>
        <w:shd w:val="clear" w:color="auto" w:fill="FFFFFF"/>
        <w:snapToGrid w:val="0"/>
        <w:spacing w:before="0" w:beforeAutospacing="0" w:after="120" w:afterAutospacing="0"/>
        <w:rPr>
          <w:sz w:val="22"/>
          <w:szCs w:val="22"/>
        </w:rPr>
      </w:pPr>
      <w:r w:rsidRPr="00A64ED8">
        <w:rPr>
          <w:rFonts w:ascii="ArialMT" w:hAnsi="ArialMT"/>
          <w:sz w:val="22"/>
          <w:szCs w:val="22"/>
        </w:rPr>
        <w:t xml:space="preserve">Please direct all correspondences via electronic mail to: </w:t>
      </w:r>
    </w:p>
    <w:p w14:paraId="0D70543A" w14:textId="77777777" w:rsidR="006E08EF" w:rsidRPr="00E74ADF" w:rsidRDefault="006E08EF" w:rsidP="006E08EF">
      <w:pPr>
        <w:pStyle w:val="NormalWeb"/>
        <w:shd w:val="clear" w:color="auto" w:fill="FFFFFF"/>
        <w:ind w:left="450"/>
        <w:rPr>
          <w:color w:val="000000" w:themeColor="text1"/>
        </w:rPr>
      </w:pPr>
      <w:r w:rsidRPr="00A64ED8">
        <w:rPr>
          <w:rFonts w:ascii="ArialMT" w:hAnsi="ArialMT"/>
          <w:sz w:val="20"/>
          <w:szCs w:val="20"/>
        </w:rPr>
        <w:t>Attn.: Office of Faculty Representation,</w:t>
      </w:r>
      <w:r w:rsidRPr="00A64ED8">
        <w:rPr>
          <w:rFonts w:ascii="ArialMT" w:hAnsi="ArialMT"/>
          <w:sz w:val="20"/>
          <w:szCs w:val="20"/>
        </w:rPr>
        <w:br/>
        <w:t>Texas AAUP Conference</w:t>
      </w:r>
      <w:r w:rsidRPr="00A64ED8">
        <w:rPr>
          <w:rFonts w:ascii="ArialMT" w:hAnsi="ArialMT"/>
          <w:sz w:val="20"/>
          <w:szCs w:val="20"/>
        </w:rPr>
        <w:br/>
      </w:r>
      <w:r w:rsidRPr="00E74ADF">
        <w:rPr>
          <w:rFonts w:ascii="ArialMT" w:hAnsi="ArialMT"/>
          <w:color w:val="000000" w:themeColor="text1"/>
          <w:sz w:val="20"/>
          <w:szCs w:val="20"/>
        </w:rPr>
        <w:t xml:space="preserve">Email: TXConfAAUP-FacultyRepresentation@proton.me </w:t>
      </w:r>
    </w:p>
    <w:p w14:paraId="295C003A" w14:textId="77777777" w:rsidR="006E08EF" w:rsidRPr="00A64ED8" w:rsidRDefault="006E08EF" w:rsidP="006E08EF">
      <w:pPr>
        <w:pStyle w:val="NormalWeb"/>
        <w:shd w:val="clear" w:color="auto" w:fill="FFFFFF"/>
        <w:rPr>
          <w:sz w:val="22"/>
          <w:szCs w:val="22"/>
        </w:rPr>
      </w:pPr>
      <w:r w:rsidRPr="00A64ED8">
        <w:rPr>
          <w:rFonts w:ascii="ArialMT" w:hAnsi="ArialMT"/>
          <w:sz w:val="22"/>
          <w:szCs w:val="22"/>
        </w:rPr>
        <w:t xml:space="preserve">Thank you for your time in this matter and please do not hesitate to contact my designated advocate/representative, the Office of Faculty Representation of Texas AAUP Conference, should you have any questions or need further clarification. </w:t>
      </w:r>
    </w:p>
    <w:p w14:paraId="49816BAA" w14:textId="77777777" w:rsidR="006E08EF" w:rsidRDefault="006E08EF" w:rsidP="006E08EF">
      <w:pPr>
        <w:spacing w:before="100" w:beforeAutospacing="1" w:after="100" w:afterAutospacing="1"/>
        <w:rPr>
          <w:rFonts w:ascii="ArialMT" w:eastAsia="Times New Roman" w:hAnsi="ArialMT" w:cs="Times New Roman"/>
          <w:kern w:val="0"/>
          <w14:ligatures w14:val="none"/>
        </w:rPr>
      </w:pPr>
      <w:r w:rsidRPr="00A64ED8">
        <w:rPr>
          <w:rFonts w:ascii="ArialMT" w:eastAsia="Times New Roman" w:hAnsi="ArialMT" w:cs="Times New Roman"/>
          <w:kern w:val="0"/>
          <w14:ligatures w14:val="none"/>
        </w:rPr>
        <w:t xml:space="preserve">Sincerely, </w:t>
      </w:r>
    </w:p>
    <w:p w14:paraId="2AC86FFA" w14:textId="77777777" w:rsidR="00F976AC" w:rsidRPr="00A64ED8" w:rsidRDefault="00F976AC" w:rsidP="006E08EF">
      <w:pPr>
        <w:spacing w:before="100" w:beforeAutospacing="1" w:after="100" w:afterAutospacing="1"/>
        <w:rPr>
          <w:rFonts w:ascii="ArialMT" w:eastAsia="Times New Roman" w:hAnsi="ArialMT" w:cs="Times New Roman"/>
          <w:kern w:val="0"/>
          <w14:ligatures w14:val="none"/>
        </w:rPr>
      </w:pPr>
    </w:p>
    <w:p w14:paraId="050C3440" w14:textId="374AD468" w:rsidR="006E08EF" w:rsidRPr="00F976AC" w:rsidRDefault="00F976AC" w:rsidP="006E08EF">
      <w:pPr>
        <w:snapToGrid w:val="0"/>
        <w:rPr>
          <w:rFonts w:ascii="ArialMT" w:eastAsia="Times New Roman" w:hAnsi="ArialMT" w:cs="Times New Roman"/>
          <w:kern w:val="0"/>
          <w:sz w:val="22"/>
          <w:szCs w:val="22"/>
          <w14:ligatures w14:val="none"/>
        </w:rPr>
      </w:pPr>
      <w:r w:rsidRPr="00F976AC">
        <w:rPr>
          <w:rFonts w:ascii="ArialMT" w:eastAsia="Times New Roman" w:hAnsi="ArialMT" w:cs="Times New Roman"/>
          <w:kern w:val="0"/>
          <w:sz w:val="22"/>
          <w:szCs w:val="22"/>
          <w14:ligatures w14:val="none"/>
        </w:rPr>
        <w:t>Byron Wilson,</w:t>
      </w:r>
    </w:p>
    <w:p w14:paraId="3EB349C5" w14:textId="77777777" w:rsidR="00F976AC" w:rsidRPr="00F976AC" w:rsidRDefault="00F976AC" w:rsidP="00F976AC">
      <w:pPr>
        <w:snapToGrid w:val="0"/>
        <w:rPr>
          <w:rFonts w:ascii="Arial" w:eastAsia="Times New Roman" w:hAnsi="Arial" w:cs="Arial"/>
          <w:kern w:val="0"/>
          <w:sz w:val="20"/>
          <w:szCs w:val="21"/>
          <w14:ligatures w14:val="none"/>
        </w:rPr>
      </w:pPr>
      <w:r w:rsidRPr="00F976AC">
        <w:rPr>
          <w:rFonts w:ascii="Arial" w:eastAsia="Times New Roman" w:hAnsi="Arial" w:cs="Arial"/>
          <w:kern w:val="0"/>
          <w:sz w:val="20"/>
          <w:szCs w:val="21"/>
          <w14:ligatures w14:val="none"/>
        </w:rPr>
        <w:t>Associate Professor of Practice,</w:t>
      </w:r>
    </w:p>
    <w:p w14:paraId="0779A286" w14:textId="77777777" w:rsidR="00F976AC" w:rsidRPr="00F976AC" w:rsidRDefault="00F976AC" w:rsidP="00F976AC">
      <w:pPr>
        <w:snapToGrid w:val="0"/>
        <w:rPr>
          <w:rFonts w:ascii="Arial" w:hAnsi="Arial" w:cs="Arial"/>
          <w:sz w:val="20"/>
          <w:szCs w:val="20"/>
        </w:rPr>
      </w:pPr>
      <w:r w:rsidRPr="00F976AC">
        <w:rPr>
          <w:rFonts w:ascii="Arial" w:hAnsi="Arial" w:cs="Arial"/>
          <w:sz w:val="20"/>
          <w:szCs w:val="20"/>
        </w:rPr>
        <w:t xml:space="preserve">Department of Design in the School of Design and Creative Technologies </w:t>
      </w:r>
    </w:p>
    <w:p w14:paraId="0A40C75B" w14:textId="4F9AFA1A" w:rsidR="00F976AC" w:rsidRPr="00F976AC" w:rsidRDefault="00F976AC" w:rsidP="00F976AC">
      <w:pPr>
        <w:snapToGrid w:val="0"/>
        <w:rPr>
          <w:rFonts w:ascii="Arial" w:eastAsia="Times New Roman" w:hAnsi="Arial" w:cs="Arial"/>
          <w:kern w:val="0"/>
          <w:sz w:val="20"/>
          <w:szCs w:val="21"/>
          <w14:ligatures w14:val="none"/>
        </w:rPr>
      </w:pPr>
      <w:r w:rsidRPr="00F976AC">
        <w:rPr>
          <w:rFonts w:ascii="Arial" w:hAnsi="Arial" w:cs="Arial"/>
          <w:sz w:val="20"/>
          <w:szCs w:val="20"/>
        </w:rPr>
        <w:t xml:space="preserve">University of Texas at Austin: </w:t>
      </w:r>
    </w:p>
    <w:p w14:paraId="1EA1812C" w14:textId="56E381D0" w:rsidR="00F976AC" w:rsidRPr="00A64ED8" w:rsidRDefault="00F976AC" w:rsidP="006E08EF">
      <w:pPr>
        <w:snapToGrid w:val="0"/>
        <w:rPr>
          <w:rFonts w:ascii="ArialMT" w:eastAsia="Times New Roman" w:hAnsi="ArialMT" w:cs="Times New Roman"/>
          <w:kern w:val="0"/>
          <w:sz w:val="18"/>
          <w:szCs w:val="20"/>
          <w14:ligatures w14:val="none"/>
        </w:rPr>
      </w:pPr>
    </w:p>
    <w:p w14:paraId="403D2669" w14:textId="77777777" w:rsidR="006E08EF" w:rsidRPr="00A64ED8" w:rsidRDefault="006E08EF" w:rsidP="006E08EF">
      <w:pPr>
        <w:snapToGrid w:val="0"/>
        <w:rPr>
          <w:rFonts w:ascii="ArialMT" w:eastAsia="Times New Roman" w:hAnsi="ArialMT" w:cs="Times New Roman"/>
          <w:kern w:val="0"/>
          <w:sz w:val="18"/>
          <w:szCs w:val="20"/>
          <w14:ligatures w14:val="none"/>
        </w:rPr>
      </w:pPr>
    </w:p>
    <w:p w14:paraId="0EFE43D8" w14:textId="77777777" w:rsidR="00D864DD" w:rsidRPr="00D864DD" w:rsidRDefault="00D864DD" w:rsidP="00D864DD">
      <w:pPr>
        <w:rPr>
          <w:rFonts w:ascii="Times New Roman" w:eastAsia="Times New Roman" w:hAnsi="Times New Roman" w:cs="Times New Roman"/>
          <w:kern w:val="0"/>
          <w14:ligatures w14:val="none"/>
        </w:rPr>
      </w:pPr>
    </w:p>
    <w:sectPr w:rsidR="00D864DD" w:rsidRPr="00D864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Carlito">
    <w:altName w:val="Calibri"/>
    <w:panose1 w:val="020B0604020202020204"/>
    <w:charset w:val="00"/>
    <w:family w:val="swiss"/>
    <w:pitch w:val="variable"/>
  </w:font>
  <w:font w:name="ArialMT">
    <w:altName w:val="Arial"/>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6E6A"/>
    <w:multiLevelType w:val="hybridMultilevel"/>
    <w:tmpl w:val="5510B918"/>
    <w:lvl w:ilvl="0" w:tplc="E65A9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2254B"/>
    <w:multiLevelType w:val="hybridMultilevel"/>
    <w:tmpl w:val="B8DA2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F1CAE"/>
    <w:multiLevelType w:val="hybridMultilevel"/>
    <w:tmpl w:val="8CD8DC5E"/>
    <w:lvl w:ilvl="0" w:tplc="BD364A38">
      <w:start w:val="1"/>
      <w:numFmt w:val="upperRoman"/>
      <w:lvlText w:val="%1."/>
      <w:lvlJc w:val="left"/>
      <w:pPr>
        <w:ind w:left="720" w:hanging="720"/>
      </w:pPr>
      <w:rPr>
        <w:rFonts w:ascii="Arial" w:hAnsi="Arial" w:cs="Arial" w:hint="default"/>
        <w:b/>
        <w:bCs/>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33D64"/>
    <w:multiLevelType w:val="hybridMultilevel"/>
    <w:tmpl w:val="5F36F628"/>
    <w:lvl w:ilvl="0" w:tplc="23C45FBE">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C0F1C91"/>
    <w:multiLevelType w:val="multilevel"/>
    <w:tmpl w:val="58E22C4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634"/>
    <w:multiLevelType w:val="hybridMultilevel"/>
    <w:tmpl w:val="27FC68F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C99560D"/>
    <w:multiLevelType w:val="multilevel"/>
    <w:tmpl w:val="FFBA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633311"/>
    <w:multiLevelType w:val="hybridMultilevel"/>
    <w:tmpl w:val="4C888D2A"/>
    <w:lvl w:ilvl="0" w:tplc="2F1CB210">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3F7E59"/>
    <w:multiLevelType w:val="multilevel"/>
    <w:tmpl w:val="BBBA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624C02"/>
    <w:multiLevelType w:val="hybridMultilevel"/>
    <w:tmpl w:val="4CDAB9DC"/>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E886018"/>
    <w:multiLevelType w:val="multilevel"/>
    <w:tmpl w:val="90CE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440C6"/>
    <w:multiLevelType w:val="hybridMultilevel"/>
    <w:tmpl w:val="756E5BB8"/>
    <w:lvl w:ilvl="0" w:tplc="23C45FBE">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B9031F6"/>
    <w:multiLevelType w:val="multilevel"/>
    <w:tmpl w:val="ADC4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1E7A97"/>
    <w:multiLevelType w:val="hybridMultilevel"/>
    <w:tmpl w:val="7AD26E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79E2D1D"/>
    <w:multiLevelType w:val="hybridMultilevel"/>
    <w:tmpl w:val="A83EEF5A"/>
    <w:lvl w:ilvl="0" w:tplc="FFFFFFFF">
      <w:start w:val="1"/>
      <w:numFmt w:val="decimal"/>
      <w:lvlText w:val="%1."/>
      <w:lvlJc w:val="left"/>
      <w:pPr>
        <w:ind w:left="1080" w:hanging="360"/>
      </w:pPr>
      <w:rPr>
        <w:rFonts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B746411"/>
    <w:multiLevelType w:val="hybridMultilevel"/>
    <w:tmpl w:val="52923406"/>
    <w:lvl w:ilvl="0" w:tplc="23C45FBE">
      <w:start w:val="1"/>
      <w:numFmt w:val="bullet"/>
      <w:lvlText w:val=""/>
      <w:lvlJc w:val="left"/>
      <w:pPr>
        <w:ind w:left="360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CC85EE4"/>
    <w:multiLevelType w:val="multilevel"/>
    <w:tmpl w:val="3E7EEA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E674DE"/>
    <w:multiLevelType w:val="multilevel"/>
    <w:tmpl w:val="D4148C5C"/>
    <w:lvl w:ilvl="0">
      <w:start w:val="1"/>
      <w:numFmt w:val="bullet"/>
      <w:lvlText w:val=""/>
      <w:lvlJc w:val="left"/>
      <w:pPr>
        <w:tabs>
          <w:tab w:val="num" w:pos="720"/>
        </w:tabs>
        <w:ind w:left="720" w:hanging="360"/>
      </w:pPr>
      <w:rPr>
        <w:rFonts w:ascii="Symbol" w:hAnsi="Symbol" w:hint="default"/>
        <w:sz w:val="16"/>
        <w:szCs w:val="16"/>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1D3B59"/>
    <w:multiLevelType w:val="hybridMultilevel"/>
    <w:tmpl w:val="1AAEE3C0"/>
    <w:lvl w:ilvl="0" w:tplc="23C45FBE">
      <w:start w:val="1"/>
      <w:numFmt w:val="bullet"/>
      <w:lvlText w:val=""/>
      <w:lvlJc w:val="left"/>
      <w:pPr>
        <w:ind w:left="360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C6A0DE7"/>
    <w:multiLevelType w:val="hybridMultilevel"/>
    <w:tmpl w:val="FE42C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07192A"/>
    <w:multiLevelType w:val="hybridMultilevel"/>
    <w:tmpl w:val="930CDA6C"/>
    <w:lvl w:ilvl="0" w:tplc="23C45FBE">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AA23D9"/>
    <w:multiLevelType w:val="hybridMultilevel"/>
    <w:tmpl w:val="A83EEF5A"/>
    <w:lvl w:ilvl="0" w:tplc="0409000F">
      <w:start w:val="1"/>
      <w:numFmt w:val="decimal"/>
      <w:lvlText w:val="%1."/>
      <w:lvlJc w:val="left"/>
      <w:pPr>
        <w:ind w:left="1080" w:hanging="360"/>
      </w:pPr>
      <w:rPr>
        <w:rFonts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18A2860"/>
    <w:multiLevelType w:val="multilevel"/>
    <w:tmpl w:val="5A7C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02940"/>
    <w:multiLevelType w:val="hybridMultilevel"/>
    <w:tmpl w:val="858249F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80A1220"/>
    <w:multiLevelType w:val="hybridMultilevel"/>
    <w:tmpl w:val="DE226EAA"/>
    <w:lvl w:ilvl="0" w:tplc="23C45FBE">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8A664FC"/>
    <w:multiLevelType w:val="hybridMultilevel"/>
    <w:tmpl w:val="015A1FC8"/>
    <w:lvl w:ilvl="0" w:tplc="36304E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B04FAD"/>
    <w:multiLevelType w:val="hybridMultilevel"/>
    <w:tmpl w:val="D264BDD0"/>
    <w:lvl w:ilvl="0" w:tplc="02CA7B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BB0602D"/>
    <w:multiLevelType w:val="hybridMultilevel"/>
    <w:tmpl w:val="AF9A3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D0C0F0C"/>
    <w:multiLevelType w:val="multilevel"/>
    <w:tmpl w:val="02F2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448982">
    <w:abstractNumId w:val="22"/>
  </w:num>
  <w:num w:numId="2" w16cid:durableId="1685594666">
    <w:abstractNumId w:val="16"/>
  </w:num>
  <w:num w:numId="3" w16cid:durableId="161707088">
    <w:abstractNumId w:val="16"/>
    <w:lvlOverride w:ilvl="0"/>
  </w:num>
  <w:num w:numId="4" w16cid:durableId="1681545610">
    <w:abstractNumId w:val="16"/>
    <w:lvlOverride w:ilvl="0"/>
  </w:num>
  <w:num w:numId="5" w16cid:durableId="1120339034">
    <w:abstractNumId w:val="28"/>
  </w:num>
  <w:num w:numId="6" w16cid:durableId="1133593157">
    <w:abstractNumId w:val="4"/>
    <w:lvlOverride w:ilvl="0">
      <w:lvl w:ilvl="0">
        <w:numFmt w:val="decimal"/>
        <w:lvlText w:val="%1."/>
        <w:lvlJc w:val="left"/>
      </w:lvl>
    </w:lvlOverride>
  </w:num>
  <w:num w:numId="7" w16cid:durableId="455951443">
    <w:abstractNumId w:val="4"/>
    <w:lvlOverride w:ilvl="0"/>
  </w:num>
  <w:num w:numId="8" w16cid:durableId="197014701">
    <w:abstractNumId w:val="4"/>
    <w:lvlOverride w:ilvl="0"/>
  </w:num>
  <w:num w:numId="9" w16cid:durableId="1092358912">
    <w:abstractNumId w:val="25"/>
  </w:num>
  <w:num w:numId="10" w16cid:durableId="716201333">
    <w:abstractNumId w:val="3"/>
  </w:num>
  <w:num w:numId="11" w16cid:durableId="356933343">
    <w:abstractNumId w:val="20"/>
  </w:num>
  <w:num w:numId="12" w16cid:durableId="2093428654">
    <w:abstractNumId w:val="18"/>
  </w:num>
  <w:num w:numId="13" w16cid:durableId="1088424321">
    <w:abstractNumId w:val="15"/>
  </w:num>
  <w:num w:numId="14" w16cid:durableId="1112091458">
    <w:abstractNumId w:val="11"/>
  </w:num>
  <w:num w:numId="15" w16cid:durableId="151025537">
    <w:abstractNumId w:val="24"/>
  </w:num>
  <w:num w:numId="16" w16cid:durableId="1228951635">
    <w:abstractNumId w:val="13"/>
  </w:num>
  <w:num w:numId="17" w16cid:durableId="215163637">
    <w:abstractNumId w:val="19"/>
  </w:num>
  <w:num w:numId="18" w16cid:durableId="155077032">
    <w:abstractNumId w:val="23"/>
  </w:num>
  <w:num w:numId="19" w16cid:durableId="1861968435">
    <w:abstractNumId w:val="27"/>
  </w:num>
  <w:num w:numId="20" w16cid:durableId="519856716">
    <w:abstractNumId w:val="17"/>
  </w:num>
  <w:num w:numId="21" w16cid:durableId="1729111930">
    <w:abstractNumId w:val="7"/>
  </w:num>
  <w:num w:numId="22" w16cid:durableId="832987626">
    <w:abstractNumId w:val="9"/>
  </w:num>
  <w:num w:numId="23" w16cid:durableId="354114095">
    <w:abstractNumId w:val="1"/>
  </w:num>
  <w:num w:numId="24" w16cid:durableId="1212109506">
    <w:abstractNumId w:val="5"/>
  </w:num>
  <w:num w:numId="25" w16cid:durableId="1952318519">
    <w:abstractNumId w:val="21"/>
  </w:num>
  <w:num w:numId="26" w16cid:durableId="2060199507">
    <w:abstractNumId w:val="2"/>
  </w:num>
  <w:num w:numId="27" w16cid:durableId="2082866169">
    <w:abstractNumId w:val="6"/>
  </w:num>
  <w:num w:numId="28" w16cid:durableId="1549419443">
    <w:abstractNumId w:val="0"/>
  </w:num>
  <w:num w:numId="29" w16cid:durableId="796530507">
    <w:abstractNumId w:val="12"/>
  </w:num>
  <w:num w:numId="30" w16cid:durableId="1157378796">
    <w:abstractNumId w:val="10"/>
  </w:num>
  <w:num w:numId="31" w16cid:durableId="1848205735">
    <w:abstractNumId w:val="8"/>
  </w:num>
  <w:num w:numId="32" w16cid:durableId="302391030">
    <w:abstractNumId w:val="26"/>
  </w:num>
  <w:num w:numId="33" w16cid:durableId="197286277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yron Wilson">
    <w15:presenceInfo w15:providerId="Windows Live" w15:userId="c84ddbed343d65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DD"/>
    <w:rsid w:val="00000F35"/>
    <w:rsid w:val="00033FE2"/>
    <w:rsid w:val="00054642"/>
    <w:rsid w:val="00073581"/>
    <w:rsid w:val="00084D8C"/>
    <w:rsid w:val="000B69E9"/>
    <w:rsid w:val="000C2848"/>
    <w:rsid w:val="000D45F7"/>
    <w:rsid w:val="000E4DF1"/>
    <w:rsid w:val="00112DD2"/>
    <w:rsid w:val="001171F8"/>
    <w:rsid w:val="00137CE3"/>
    <w:rsid w:val="00184942"/>
    <w:rsid w:val="001901E8"/>
    <w:rsid w:val="001C339C"/>
    <w:rsid w:val="001C69E2"/>
    <w:rsid w:val="001D296B"/>
    <w:rsid w:val="00201D73"/>
    <w:rsid w:val="002041B7"/>
    <w:rsid w:val="00207857"/>
    <w:rsid w:val="002243DE"/>
    <w:rsid w:val="00242C72"/>
    <w:rsid w:val="0026399E"/>
    <w:rsid w:val="002B1A76"/>
    <w:rsid w:val="002B76BC"/>
    <w:rsid w:val="002C2A7E"/>
    <w:rsid w:val="002D2AD3"/>
    <w:rsid w:val="003112AB"/>
    <w:rsid w:val="00345830"/>
    <w:rsid w:val="00347F63"/>
    <w:rsid w:val="003528E5"/>
    <w:rsid w:val="00353538"/>
    <w:rsid w:val="00381C20"/>
    <w:rsid w:val="003A22AE"/>
    <w:rsid w:val="003B0026"/>
    <w:rsid w:val="003C46B4"/>
    <w:rsid w:val="003C6357"/>
    <w:rsid w:val="003C74D4"/>
    <w:rsid w:val="003D161D"/>
    <w:rsid w:val="00400DDF"/>
    <w:rsid w:val="00414941"/>
    <w:rsid w:val="00421193"/>
    <w:rsid w:val="004453D6"/>
    <w:rsid w:val="00455579"/>
    <w:rsid w:val="00476C1A"/>
    <w:rsid w:val="00494DD9"/>
    <w:rsid w:val="004A4729"/>
    <w:rsid w:val="004A632B"/>
    <w:rsid w:val="004B66F9"/>
    <w:rsid w:val="004D686B"/>
    <w:rsid w:val="005301C2"/>
    <w:rsid w:val="00544EC3"/>
    <w:rsid w:val="00550121"/>
    <w:rsid w:val="00551B86"/>
    <w:rsid w:val="00552B7E"/>
    <w:rsid w:val="00573E02"/>
    <w:rsid w:val="005A6878"/>
    <w:rsid w:val="005B582A"/>
    <w:rsid w:val="005C7F6E"/>
    <w:rsid w:val="005D40B4"/>
    <w:rsid w:val="005E30E8"/>
    <w:rsid w:val="005F2673"/>
    <w:rsid w:val="006246A0"/>
    <w:rsid w:val="00626406"/>
    <w:rsid w:val="006335ED"/>
    <w:rsid w:val="006666D4"/>
    <w:rsid w:val="00667F15"/>
    <w:rsid w:val="00670123"/>
    <w:rsid w:val="00671FC2"/>
    <w:rsid w:val="00675CA7"/>
    <w:rsid w:val="00682ED5"/>
    <w:rsid w:val="00694658"/>
    <w:rsid w:val="006A1CB3"/>
    <w:rsid w:val="006C4FFB"/>
    <w:rsid w:val="006E08EF"/>
    <w:rsid w:val="006E548C"/>
    <w:rsid w:val="006E6C05"/>
    <w:rsid w:val="00773D3A"/>
    <w:rsid w:val="0077681E"/>
    <w:rsid w:val="007A3787"/>
    <w:rsid w:val="007B1918"/>
    <w:rsid w:val="007B7B5D"/>
    <w:rsid w:val="007C5C8E"/>
    <w:rsid w:val="007D06BB"/>
    <w:rsid w:val="007E6094"/>
    <w:rsid w:val="00807B2F"/>
    <w:rsid w:val="00821420"/>
    <w:rsid w:val="00825CAD"/>
    <w:rsid w:val="008B0784"/>
    <w:rsid w:val="008B219F"/>
    <w:rsid w:val="008D4D1C"/>
    <w:rsid w:val="008F364F"/>
    <w:rsid w:val="00903046"/>
    <w:rsid w:val="00904038"/>
    <w:rsid w:val="009143D9"/>
    <w:rsid w:val="00916C30"/>
    <w:rsid w:val="00954CA6"/>
    <w:rsid w:val="00984742"/>
    <w:rsid w:val="00991BDB"/>
    <w:rsid w:val="009928D2"/>
    <w:rsid w:val="009B35D8"/>
    <w:rsid w:val="009C42DA"/>
    <w:rsid w:val="009C7ACB"/>
    <w:rsid w:val="00A00F1A"/>
    <w:rsid w:val="00A4098B"/>
    <w:rsid w:val="00A41C95"/>
    <w:rsid w:val="00A43DE0"/>
    <w:rsid w:val="00A477FD"/>
    <w:rsid w:val="00A5018A"/>
    <w:rsid w:val="00A53CAE"/>
    <w:rsid w:val="00A77948"/>
    <w:rsid w:val="00AA6136"/>
    <w:rsid w:val="00AE4B75"/>
    <w:rsid w:val="00AF428C"/>
    <w:rsid w:val="00B03437"/>
    <w:rsid w:val="00B05D7F"/>
    <w:rsid w:val="00B32486"/>
    <w:rsid w:val="00B45F4F"/>
    <w:rsid w:val="00B81E61"/>
    <w:rsid w:val="00BA09E4"/>
    <w:rsid w:val="00BD0A38"/>
    <w:rsid w:val="00BD7ED7"/>
    <w:rsid w:val="00BF2F58"/>
    <w:rsid w:val="00C06EF6"/>
    <w:rsid w:val="00C35399"/>
    <w:rsid w:val="00C47E81"/>
    <w:rsid w:val="00C530E6"/>
    <w:rsid w:val="00C61C7B"/>
    <w:rsid w:val="00C61F5C"/>
    <w:rsid w:val="00C7097A"/>
    <w:rsid w:val="00C97005"/>
    <w:rsid w:val="00CB0516"/>
    <w:rsid w:val="00CD1968"/>
    <w:rsid w:val="00D500D3"/>
    <w:rsid w:val="00D864DD"/>
    <w:rsid w:val="00D930CB"/>
    <w:rsid w:val="00DB05C3"/>
    <w:rsid w:val="00DC4437"/>
    <w:rsid w:val="00DD6059"/>
    <w:rsid w:val="00DE03CD"/>
    <w:rsid w:val="00DF0EF8"/>
    <w:rsid w:val="00E023DF"/>
    <w:rsid w:val="00E16BBB"/>
    <w:rsid w:val="00E301FD"/>
    <w:rsid w:val="00E624A9"/>
    <w:rsid w:val="00E74ADF"/>
    <w:rsid w:val="00E97FF8"/>
    <w:rsid w:val="00ED3573"/>
    <w:rsid w:val="00EE29B1"/>
    <w:rsid w:val="00F16A35"/>
    <w:rsid w:val="00F21DEA"/>
    <w:rsid w:val="00F26CD2"/>
    <w:rsid w:val="00F47FF8"/>
    <w:rsid w:val="00F509C8"/>
    <w:rsid w:val="00F54EE7"/>
    <w:rsid w:val="00F65D7B"/>
    <w:rsid w:val="00F717D2"/>
    <w:rsid w:val="00F75B23"/>
    <w:rsid w:val="00F76CCA"/>
    <w:rsid w:val="00F9341A"/>
    <w:rsid w:val="00F97504"/>
    <w:rsid w:val="00F976AC"/>
    <w:rsid w:val="00FC3998"/>
    <w:rsid w:val="00FC3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4F0225"/>
  <w15:chartTrackingRefBased/>
  <w15:docId w15:val="{AD7A7AA5-D6BA-6249-8624-B3B77088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64DD"/>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1D29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335E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335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4DD"/>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D864DD"/>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864DD"/>
  </w:style>
  <w:style w:type="character" w:styleId="Hyperlink">
    <w:name w:val="Hyperlink"/>
    <w:basedOn w:val="DefaultParagraphFont"/>
    <w:uiPriority w:val="99"/>
    <w:semiHidden/>
    <w:unhideWhenUsed/>
    <w:rsid w:val="00D864DD"/>
    <w:rPr>
      <w:color w:val="0000FF"/>
      <w:u w:val="single"/>
    </w:rPr>
  </w:style>
  <w:style w:type="paragraph" w:styleId="ListParagraph">
    <w:name w:val="List Paragraph"/>
    <w:basedOn w:val="Normal"/>
    <w:uiPriority w:val="34"/>
    <w:qFormat/>
    <w:rsid w:val="00073581"/>
    <w:pPr>
      <w:ind w:left="720"/>
      <w:contextualSpacing/>
    </w:pPr>
  </w:style>
  <w:style w:type="character" w:customStyle="1" w:styleId="Heading2Char">
    <w:name w:val="Heading 2 Char"/>
    <w:basedOn w:val="DefaultParagraphFont"/>
    <w:link w:val="Heading2"/>
    <w:uiPriority w:val="9"/>
    <w:rsid w:val="001D296B"/>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624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246A0"/>
    <w:rPr>
      <w:rFonts w:ascii="Courier New" w:eastAsia="Times New Roman" w:hAnsi="Courier New" w:cs="Courier New"/>
      <w:kern w:val="0"/>
      <w:sz w:val="20"/>
      <w:szCs w:val="20"/>
      <w14:ligatures w14:val="none"/>
    </w:rPr>
  </w:style>
  <w:style w:type="character" w:customStyle="1" w:styleId="apple-converted-space">
    <w:name w:val="apple-converted-space"/>
    <w:basedOn w:val="DefaultParagraphFont"/>
    <w:rsid w:val="006246A0"/>
  </w:style>
  <w:style w:type="character" w:styleId="Emphasis">
    <w:name w:val="Emphasis"/>
    <w:basedOn w:val="DefaultParagraphFont"/>
    <w:uiPriority w:val="20"/>
    <w:qFormat/>
    <w:rsid w:val="006246A0"/>
    <w:rPr>
      <w:i/>
      <w:iCs/>
    </w:rPr>
  </w:style>
  <w:style w:type="paragraph" w:customStyle="1" w:styleId="indent1">
    <w:name w:val="indent1"/>
    <w:basedOn w:val="Normal"/>
    <w:rsid w:val="00BF2F58"/>
    <w:pPr>
      <w:spacing w:before="100" w:beforeAutospacing="1" w:after="100" w:afterAutospacing="1"/>
    </w:pPr>
    <w:rPr>
      <w:rFonts w:ascii="Times New Roman" w:eastAsia="Times New Roman" w:hAnsi="Times New Roman" w:cs="Times New Roman"/>
      <w:kern w:val="0"/>
      <w14:ligatures w14:val="none"/>
    </w:rPr>
  </w:style>
  <w:style w:type="paragraph" w:customStyle="1" w:styleId="indent2">
    <w:name w:val="indent2"/>
    <w:basedOn w:val="Normal"/>
    <w:rsid w:val="00BF2F58"/>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6335ED"/>
    <w:rPr>
      <w:rFonts w:asciiTheme="majorHAnsi" w:eastAsiaTheme="majorEastAsia" w:hAnsiTheme="majorHAnsi" w:cstheme="majorBidi"/>
      <w:i/>
      <w:iCs/>
      <w:color w:val="2F5496" w:themeColor="accent1" w:themeShade="BF"/>
    </w:rPr>
  </w:style>
  <w:style w:type="paragraph" w:customStyle="1" w:styleId="indent3">
    <w:name w:val="indent3"/>
    <w:basedOn w:val="Normal"/>
    <w:rsid w:val="006335ED"/>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6335ED"/>
    <w:rPr>
      <w:rFonts w:asciiTheme="majorHAnsi" w:eastAsiaTheme="majorEastAsia" w:hAnsiTheme="majorHAnsi" w:cstheme="majorBidi"/>
      <w:color w:val="1F3763" w:themeColor="accent1" w:themeShade="7F"/>
    </w:rPr>
  </w:style>
  <w:style w:type="character" w:customStyle="1" w:styleId="meta-name-and-number">
    <w:name w:val="meta-name-and-number"/>
    <w:basedOn w:val="DefaultParagraphFont"/>
    <w:rsid w:val="006335ED"/>
  </w:style>
  <w:style w:type="paragraph" w:styleId="Revision">
    <w:name w:val="Revision"/>
    <w:hidden/>
    <w:uiPriority w:val="99"/>
    <w:semiHidden/>
    <w:rsid w:val="00DE0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0032">
      <w:bodyDiv w:val="1"/>
      <w:marLeft w:val="0"/>
      <w:marRight w:val="0"/>
      <w:marTop w:val="0"/>
      <w:marBottom w:val="0"/>
      <w:divBdr>
        <w:top w:val="none" w:sz="0" w:space="0" w:color="auto"/>
        <w:left w:val="none" w:sz="0" w:space="0" w:color="auto"/>
        <w:bottom w:val="none" w:sz="0" w:space="0" w:color="auto"/>
        <w:right w:val="none" w:sz="0" w:space="0" w:color="auto"/>
      </w:divBdr>
      <w:divsChild>
        <w:div w:id="1955166273">
          <w:marLeft w:val="0"/>
          <w:marRight w:val="0"/>
          <w:marTop w:val="0"/>
          <w:marBottom w:val="0"/>
          <w:divBdr>
            <w:top w:val="none" w:sz="0" w:space="0" w:color="auto"/>
            <w:left w:val="none" w:sz="0" w:space="0" w:color="auto"/>
            <w:bottom w:val="none" w:sz="0" w:space="0" w:color="auto"/>
            <w:right w:val="none" w:sz="0" w:space="0" w:color="auto"/>
          </w:divBdr>
          <w:divsChild>
            <w:div w:id="1220019897">
              <w:marLeft w:val="0"/>
              <w:marRight w:val="0"/>
              <w:marTop w:val="0"/>
              <w:marBottom w:val="0"/>
              <w:divBdr>
                <w:top w:val="none" w:sz="0" w:space="0" w:color="auto"/>
                <w:left w:val="none" w:sz="0" w:space="0" w:color="auto"/>
                <w:bottom w:val="none" w:sz="0" w:space="0" w:color="auto"/>
                <w:right w:val="none" w:sz="0" w:space="0" w:color="auto"/>
              </w:divBdr>
              <w:divsChild>
                <w:div w:id="1720588175">
                  <w:marLeft w:val="0"/>
                  <w:marRight w:val="0"/>
                  <w:marTop w:val="0"/>
                  <w:marBottom w:val="0"/>
                  <w:divBdr>
                    <w:top w:val="none" w:sz="0" w:space="0" w:color="auto"/>
                    <w:left w:val="none" w:sz="0" w:space="0" w:color="auto"/>
                    <w:bottom w:val="none" w:sz="0" w:space="0" w:color="auto"/>
                    <w:right w:val="none" w:sz="0" w:space="0" w:color="auto"/>
                  </w:divBdr>
                  <w:divsChild>
                    <w:div w:id="19615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89354">
      <w:bodyDiv w:val="1"/>
      <w:marLeft w:val="0"/>
      <w:marRight w:val="0"/>
      <w:marTop w:val="0"/>
      <w:marBottom w:val="0"/>
      <w:divBdr>
        <w:top w:val="none" w:sz="0" w:space="0" w:color="auto"/>
        <w:left w:val="none" w:sz="0" w:space="0" w:color="auto"/>
        <w:bottom w:val="none" w:sz="0" w:space="0" w:color="auto"/>
        <w:right w:val="none" w:sz="0" w:space="0" w:color="auto"/>
      </w:divBdr>
      <w:divsChild>
        <w:div w:id="594021138">
          <w:marLeft w:val="0"/>
          <w:marRight w:val="0"/>
          <w:marTop w:val="0"/>
          <w:marBottom w:val="0"/>
          <w:divBdr>
            <w:top w:val="none" w:sz="0" w:space="0" w:color="auto"/>
            <w:left w:val="none" w:sz="0" w:space="0" w:color="auto"/>
            <w:bottom w:val="none" w:sz="0" w:space="0" w:color="auto"/>
            <w:right w:val="none" w:sz="0" w:space="0" w:color="auto"/>
          </w:divBdr>
          <w:divsChild>
            <w:div w:id="1573392250">
              <w:marLeft w:val="0"/>
              <w:marRight w:val="0"/>
              <w:marTop w:val="0"/>
              <w:marBottom w:val="0"/>
              <w:divBdr>
                <w:top w:val="none" w:sz="0" w:space="0" w:color="auto"/>
                <w:left w:val="none" w:sz="0" w:space="0" w:color="auto"/>
                <w:bottom w:val="none" w:sz="0" w:space="0" w:color="auto"/>
                <w:right w:val="none" w:sz="0" w:space="0" w:color="auto"/>
              </w:divBdr>
              <w:divsChild>
                <w:div w:id="155221590">
                  <w:marLeft w:val="0"/>
                  <w:marRight w:val="0"/>
                  <w:marTop w:val="0"/>
                  <w:marBottom w:val="0"/>
                  <w:divBdr>
                    <w:top w:val="none" w:sz="0" w:space="0" w:color="auto"/>
                    <w:left w:val="none" w:sz="0" w:space="0" w:color="auto"/>
                    <w:bottom w:val="none" w:sz="0" w:space="0" w:color="auto"/>
                    <w:right w:val="none" w:sz="0" w:space="0" w:color="auto"/>
                  </w:divBdr>
                  <w:divsChild>
                    <w:div w:id="134154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05263">
              <w:marLeft w:val="0"/>
              <w:marRight w:val="0"/>
              <w:marTop w:val="0"/>
              <w:marBottom w:val="0"/>
              <w:divBdr>
                <w:top w:val="none" w:sz="0" w:space="0" w:color="auto"/>
                <w:left w:val="none" w:sz="0" w:space="0" w:color="auto"/>
                <w:bottom w:val="none" w:sz="0" w:space="0" w:color="auto"/>
                <w:right w:val="none" w:sz="0" w:space="0" w:color="auto"/>
              </w:divBdr>
              <w:divsChild>
                <w:div w:id="12621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00750">
          <w:marLeft w:val="0"/>
          <w:marRight w:val="0"/>
          <w:marTop w:val="0"/>
          <w:marBottom w:val="0"/>
          <w:divBdr>
            <w:top w:val="none" w:sz="0" w:space="0" w:color="auto"/>
            <w:left w:val="none" w:sz="0" w:space="0" w:color="auto"/>
            <w:bottom w:val="none" w:sz="0" w:space="0" w:color="auto"/>
            <w:right w:val="none" w:sz="0" w:space="0" w:color="auto"/>
          </w:divBdr>
          <w:divsChild>
            <w:div w:id="1637567710">
              <w:marLeft w:val="0"/>
              <w:marRight w:val="0"/>
              <w:marTop w:val="0"/>
              <w:marBottom w:val="0"/>
              <w:divBdr>
                <w:top w:val="none" w:sz="0" w:space="0" w:color="auto"/>
                <w:left w:val="none" w:sz="0" w:space="0" w:color="auto"/>
                <w:bottom w:val="none" w:sz="0" w:space="0" w:color="auto"/>
                <w:right w:val="none" w:sz="0" w:space="0" w:color="auto"/>
              </w:divBdr>
              <w:divsChild>
                <w:div w:id="1095174310">
                  <w:marLeft w:val="0"/>
                  <w:marRight w:val="0"/>
                  <w:marTop w:val="0"/>
                  <w:marBottom w:val="0"/>
                  <w:divBdr>
                    <w:top w:val="none" w:sz="0" w:space="0" w:color="auto"/>
                    <w:left w:val="none" w:sz="0" w:space="0" w:color="auto"/>
                    <w:bottom w:val="none" w:sz="0" w:space="0" w:color="auto"/>
                    <w:right w:val="none" w:sz="0" w:space="0" w:color="auto"/>
                  </w:divBdr>
                </w:div>
              </w:divsChild>
            </w:div>
            <w:div w:id="1399136811">
              <w:marLeft w:val="0"/>
              <w:marRight w:val="0"/>
              <w:marTop w:val="0"/>
              <w:marBottom w:val="0"/>
              <w:divBdr>
                <w:top w:val="none" w:sz="0" w:space="0" w:color="auto"/>
                <w:left w:val="none" w:sz="0" w:space="0" w:color="auto"/>
                <w:bottom w:val="none" w:sz="0" w:space="0" w:color="auto"/>
                <w:right w:val="none" w:sz="0" w:space="0" w:color="auto"/>
              </w:divBdr>
              <w:divsChild>
                <w:div w:id="1461344938">
                  <w:marLeft w:val="0"/>
                  <w:marRight w:val="0"/>
                  <w:marTop w:val="0"/>
                  <w:marBottom w:val="0"/>
                  <w:divBdr>
                    <w:top w:val="none" w:sz="0" w:space="0" w:color="auto"/>
                    <w:left w:val="none" w:sz="0" w:space="0" w:color="auto"/>
                    <w:bottom w:val="none" w:sz="0" w:space="0" w:color="auto"/>
                    <w:right w:val="none" w:sz="0" w:space="0" w:color="auto"/>
                  </w:divBdr>
                  <w:divsChild>
                    <w:div w:id="19796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26223">
      <w:bodyDiv w:val="1"/>
      <w:marLeft w:val="0"/>
      <w:marRight w:val="0"/>
      <w:marTop w:val="0"/>
      <w:marBottom w:val="0"/>
      <w:divBdr>
        <w:top w:val="none" w:sz="0" w:space="0" w:color="auto"/>
        <w:left w:val="none" w:sz="0" w:space="0" w:color="auto"/>
        <w:bottom w:val="none" w:sz="0" w:space="0" w:color="auto"/>
        <w:right w:val="none" w:sz="0" w:space="0" w:color="auto"/>
      </w:divBdr>
      <w:divsChild>
        <w:div w:id="579946034">
          <w:marLeft w:val="0"/>
          <w:marRight w:val="0"/>
          <w:marTop w:val="0"/>
          <w:marBottom w:val="0"/>
          <w:divBdr>
            <w:top w:val="none" w:sz="0" w:space="0" w:color="auto"/>
            <w:left w:val="none" w:sz="0" w:space="0" w:color="auto"/>
            <w:bottom w:val="none" w:sz="0" w:space="0" w:color="auto"/>
            <w:right w:val="none" w:sz="0" w:space="0" w:color="auto"/>
          </w:divBdr>
          <w:divsChild>
            <w:div w:id="709113857">
              <w:marLeft w:val="0"/>
              <w:marRight w:val="0"/>
              <w:marTop w:val="0"/>
              <w:marBottom w:val="0"/>
              <w:divBdr>
                <w:top w:val="none" w:sz="0" w:space="0" w:color="auto"/>
                <w:left w:val="none" w:sz="0" w:space="0" w:color="auto"/>
                <w:bottom w:val="none" w:sz="0" w:space="0" w:color="auto"/>
                <w:right w:val="none" w:sz="0" w:space="0" w:color="auto"/>
              </w:divBdr>
              <w:divsChild>
                <w:div w:id="1728259679">
                  <w:marLeft w:val="0"/>
                  <w:marRight w:val="0"/>
                  <w:marTop w:val="0"/>
                  <w:marBottom w:val="0"/>
                  <w:divBdr>
                    <w:top w:val="none" w:sz="0" w:space="0" w:color="auto"/>
                    <w:left w:val="none" w:sz="0" w:space="0" w:color="auto"/>
                    <w:bottom w:val="none" w:sz="0" w:space="0" w:color="auto"/>
                    <w:right w:val="none" w:sz="0" w:space="0" w:color="auto"/>
                  </w:divBdr>
                  <w:divsChild>
                    <w:div w:id="5079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7139">
      <w:bodyDiv w:val="1"/>
      <w:marLeft w:val="0"/>
      <w:marRight w:val="0"/>
      <w:marTop w:val="0"/>
      <w:marBottom w:val="0"/>
      <w:divBdr>
        <w:top w:val="none" w:sz="0" w:space="0" w:color="auto"/>
        <w:left w:val="none" w:sz="0" w:space="0" w:color="auto"/>
        <w:bottom w:val="none" w:sz="0" w:space="0" w:color="auto"/>
        <w:right w:val="none" w:sz="0" w:space="0" w:color="auto"/>
      </w:divBdr>
    </w:div>
    <w:div w:id="128786535">
      <w:bodyDiv w:val="1"/>
      <w:marLeft w:val="0"/>
      <w:marRight w:val="0"/>
      <w:marTop w:val="0"/>
      <w:marBottom w:val="0"/>
      <w:divBdr>
        <w:top w:val="none" w:sz="0" w:space="0" w:color="auto"/>
        <w:left w:val="none" w:sz="0" w:space="0" w:color="auto"/>
        <w:bottom w:val="none" w:sz="0" w:space="0" w:color="auto"/>
        <w:right w:val="none" w:sz="0" w:space="0" w:color="auto"/>
      </w:divBdr>
      <w:divsChild>
        <w:div w:id="1471749426">
          <w:marLeft w:val="0"/>
          <w:marRight w:val="0"/>
          <w:marTop w:val="0"/>
          <w:marBottom w:val="0"/>
          <w:divBdr>
            <w:top w:val="none" w:sz="0" w:space="0" w:color="auto"/>
            <w:left w:val="none" w:sz="0" w:space="0" w:color="auto"/>
            <w:bottom w:val="none" w:sz="0" w:space="0" w:color="auto"/>
            <w:right w:val="none" w:sz="0" w:space="0" w:color="auto"/>
          </w:divBdr>
          <w:divsChild>
            <w:div w:id="1297183974">
              <w:marLeft w:val="0"/>
              <w:marRight w:val="0"/>
              <w:marTop w:val="0"/>
              <w:marBottom w:val="0"/>
              <w:divBdr>
                <w:top w:val="none" w:sz="0" w:space="0" w:color="auto"/>
                <w:left w:val="none" w:sz="0" w:space="0" w:color="auto"/>
                <w:bottom w:val="none" w:sz="0" w:space="0" w:color="auto"/>
                <w:right w:val="none" w:sz="0" w:space="0" w:color="auto"/>
              </w:divBdr>
              <w:divsChild>
                <w:div w:id="1151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8049">
      <w:bodyDiv w:val="1"/>
      <w:marLeft w:val="0"/>
      <w:marRight w:val="0"/>
      <w:marTop w:val="0"/>
      <w:marBottom w:val="0"/>
      <w:divBdr>
        <w:top w:val="none" w:sz="0" w:space="0" w:color="auto"/>
        <w:left w:val="none" w:sz="0" w:space="0" w:color="auto"/>
        <w:bottom w:val="none" w:sz="0" w:space="0" w:color="auto"/>
        <w:right w:val="none" w:sz="0" w:space="0" w:color="auto"/>
      </w:divBdr>
    </w:div>
    <w:div w:id="227880945">
      <w:bodyDiv w:val="1"/>
      <w:marLeft w:val="0"/>
      <w:marRight w:val="0"/>
      <w:marTop w:val="0"/>
      <w:marBottom w:val="0"/>
      <w:divBdr>
        <w:top w:val="none" w:sz="0" w:space="0" w:color="auto"/>
        <w:left w:val="none" w:sz="0" w:space="0" w:color="auto"/>
        <w:bottom w:val="none" w:sz="0" w:space="0" w:color="auto"/>
        <w:right w:val="none" w:sz="0" w:space="0" w:color="auto"/>
      </w:divBdr>
      <w:divsChild>
        <w:div w:id="597517636">
          <w:marLeft w:val="0"/>
          <w:marRight w:val="0"/>
          <w:marTop w:val="0"/>
          <w:marBottom w:val="0"/>
          <w:divBdr>
            <w:top w:val="none" w:sz="0" w:space="0" w:color="auto"/>
            <w:left w:val="none" w:sz="0" w:space="0" w:color="auto"/>
            <w:bottom w:val="none" w:sz="0" w:space="0" w:color="auto"/>
            <w:right w:val="none" w:sz="0" w:space="0" w:color="auto"/>
          </w:divBdr>
          <w:divsChild>
            <w:div w:id="376584177">
              <w:marLeft w:val="0"/>
              <w:marRight w:val="0"/>
              <w:marTop w:val="0"/>
              <w:marBottom w:val="0"/>
              <w:divBdr>
                <w:top w:val="none" w:sz="0" w:space="0" w:color="auto"/>
                <w:left w:val="none" w:sz="0" w:space="0" w:color="auto"/>
                <w:bottom w:val="none" w:sz="0" w:space="0" w:color="auto"/>
                <w:right w:val="none" w:sz="0" w:space="0" w:color="auto"/>
              </w:divBdr>
              <w:divsChild>
                <w:div w:id="15923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80347">
      <w:bodyDiv w:val="1"/>
      <w:marLeft w:val="0"/>
      <w:marRight w:val="0"/>
      <w:marTop w:val="0"/>
      <w:marBottom w:val="0"/>
      <w:divBdr>
        <w:top w:val="none" w:sz="0" w:space="0" w:color="auto"/>
        <w:left w:val="none" w:sz="0" w:space="0" w:color="auto"/>
        <w:bottom w:val="none" w:sz="0" w:space="0" w:color="auto"/>
        <w:right w:val="none" w:sz="0" w:space="0" w:color="auto"/>
      </w:divBdr>
      <w:divsChild>
        <w:div w:id="936670980">
          <w:marLeft w:val="0"/>
          <w:marRight w:val="0"/>
          <w:marTop w:val="0"/>
          <w:marBottom w:val="0"/>
          <w:divBdr>
            <w:top w:val="none" w:sz="0" w:space="0" w:color="auto"/>
            <w:left w:val="none" w:sz="0" w:space="0" w:color="auto"/>
            <w:bottom w:val="none" w:sz="0" w:space="0" w:color="auto"/>
            <w:right w:val="none" w:sz="0" w:space="0" w:color="auto"/>
          </w:divBdr>
          <w:divsChild>
            <w:div w:id="429858342">
              <w:marLeft w:val="0"/>
              <w:marRight w:val="0"/>
              <w:marTop w:val="0"/>
              <w:marBottom w:val="0"/>
              <w:divBdr>
                <w:top w:val="none" w:sz="0" w:space="0" w:color="auto"/>
                <w:left w:val="none" w:sz="0" w:space="0" w:color="auto"/>
                <w:bottom w:val="none" w:sz="0" w:space="0" w:color="auto"/>
                <w:right w:val="none" w:sz="0" w:space="0" w:color="auto"/>
              </w:divBdr>
              <w:divsChild>
                <w:div w:id="603458772">
                  <w:marLeft w:val="0"/>
                  <w:marRight w:val="0"/>
                  <w:marTop w:val="0"/>
                  <w:marBottom w:val="0"/>
                  <w:divBdr>
                    <w:top w:val="none" w:sz="0" w:space="0" w:color="auto"/>
                    <w:left w:val="none" w:sz="0" w:space="0" w:color="auto"/>
                    <w:bottom w:val="none" w:sz="0" w:space="0" w:color="auto"/>
                    <w:right w:val="none" w:sz="0" w:space="0" w:color="auto"/>
                  </w:divBdr>
                  <w:divsChild>
                    <w:div w:id="14376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38437">
      <w:bodyDiv w:val="1"/>
      <w:marLeft w:val="0"/>
      <w:marRight w:val="0"/>
      <w:marTop w:val="0"/>
      <w:marBottom w:val="0"/>
      <w:divBdr>
        <w:top w:val="none" w:sz="0" w:space="0" w:color="auto"/>
        <w:left w:val="none" w:sz="0" w:space="0" w:color="auto"/>
        <w:bottom w:val="none" w:sz="0" w:space="0" w:color="auto"/>
        <w:right w:val="none" w:sz="0" w:space="0" w:color="auto"/>
      </w:divBdr>
      <w:divsChild>
        <w:div w:id="344333394">
          <w:marLeft w:val="0"/>
          <w:marRight w:val="0"/>
          <w:marTop w:val="0"/>
          <w:marBottom w:val="0"/>
          <w:divBdr>
            <w:top w:val="none" w:sz="0" w:space="0" w:color="auto"/>
            <w:left w:val="none" w:sz="0" w:space="0" w:color="auto"/>
            <w:bottom w:val="none" w:sz="0" w:space="0" w:color="auto"/>
            <w:right w:val="none" w:sz="0" w:space="0" w:color="auto"/>
          </w:divBdr>
          <w:divsChild>
            <w:div w:id="165174693">
              <w:marLeft w:val="0"/>
              <w:marRight w:val="0"/>
              <w:marTop w:val="0"/>
              <w:marBottom w:val="0"/>
              <w:divBdr>
                <w:top w:val="none" w:sz="0" w:space="0" w:color="auto"/>
                <w:left w:val="none" w:sz="0" w:space="0" w:color="auto"/>
                <w:bottom w:val="none" w:sz="0" w:space="0" w:color="auto"/>
                <w:right w:val="none" w:sz="0" w:space="0" w:color="auto"/>
              </w:divBdr>
              <w:divsChild>
                <w:div w:id="626205141">
                  <w:marLeft w:val="0"/>
                  <w:marRight w:val="0"/>
                  <w:marTop w:val="0"/>
                  <w:marBottom w:val="0"/>
                  <w:divBdr>
                    <w:top w:val="none" w:sz="0" w:space="0" w:color="auto"/>
                    <w:left w:val="none" w:sz="0" w:space="0" w:color="auto"/>
                    <w:bottom w:val="none" w:sz="0" w:space="0" w:color="auto"/>
                    <w:right w:val="none" w:sz="0" w:space="0" w:color="auto"/>
                  </w:divBdr>
                  <w:divsChild>
                    <w:div w:id="3225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0715">
      <w:bodyDiv w:val="1"/>
      <w:marLeft w:val="0"/>
      <w:marRight w:val="0"/>
      <w:marTop w:val="0"/>
      <w:marBottom w:val="0"/>
      <w:divBdr>
        <w:top w:val="none" w:sz="0" w:space="0" w:color="auto"/>
        <w:left w:val="none" w:sz="0" w:space="0" w:color="auto"/>
        <w:bottom w:val="none" w:sz="0" w:space="0" w:color="auto"/>
        <w:right w:val="none" w:sz="0" w:space="0" w:color="auto"/>
      </w:divBdr>
      <w:divsChild>
        <w:div w:id="1024598032">
          <w:marLeft w:val="0"/>
          <w:marRight w:val="0"/>
          <w:marTop w:val="0"/>
          <w:marBottom w:val="0"/>
          <w:divBdr>
            <w:top w:val="none" w:sz="0" w:space="0" w:color="auto"/>
            <w:left w:val="none" w:sz="0" w:space="0" w:color="auto"/>
            <w:bottom w:val="none" w:sz="0" w:space="0" w:color="auto"/>
            <w:right w:val="none" w:sz="0" w:space="0" w:color="auto"/>
          </w:divBdr>
          <w:divsChild>
            <w:div w:id="286394400">
              <w:marLeft w:val="0"/>
              <w:marRight w:val="0"/>
              <w:marTop w:val="0"/>
              <w:marBottom w:val="0"/>
              <w:divBdr>
                <w:top w:val="none" w:sz="0" w:space="0" w:color="auto"/>
                <w:left w:val="none" w:sz="0" w:space="0" w:color="auto"/>
                <w:bottom w:val="none" w:sz="0" w:space="0" w:color="auto"/>
                <w:right w:val="none" w:sz="0" w:space="0" w:color="auto"/>
              </w:divBdr>
              <w:divsChild>
                <w:div w:id="11375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05917">
      <w:bodyDiv w:val="1"/>
      <w:marLeft w:val="0"/>
      <w:marRight w:val="0"/>
      <w:marTop w:val="0"/>
      <w:marBottom w:val="0"/>
      <w:divBdr>
        <w:top w:val="none" w:sz="0" w:space="0" w:color="auto"/>
        <w:left w:val="none" w:sz="0" w:space="0" w:color="auto"/>
        <w:bottom w:val="none" w:sz="0" w:space="0" w:color="auto"/>
        <w:right w:val="none" w:sz="0" w:space="0" w:color="auto"/>
      </w:divBdr>
      <w:divsChild>
        <w:div w:id="52433929">
          <w:marLeft w:val="0"/>
          <w:marRight w:val="0"/>
          <w:marTop w:val="0"/>
          <w:marBottom w:val="0"/>
          <w:divBdr>
            <w:top w:val="none" w:sz="0" w:space="0" w:color="auto"/>
            <w:left w:val="none" w:sz="0" w:space="0" w:color="auto"/>
            <w:bottom w:val="none" w:sz="0" w:space="0" w:color="auto"/>
            <w:right w:val="none" w:sz="0" w:space="0" w:color="auto"/>
          </w:divBdr>
          <w:divsChild>
            <w:div w:id="1604991120">
              <w:marLeft w:val="0"/>
              <w:marRight w:val="0"/>
              <w:marTop w:val="0"/>
              <w:marBottom w:val="0"/>
              <w:divBdr>
                <w:top w:val="none" w:sz="0" w:space="0" w:color="auto"/>
                <w:left w:val="none" w:sz="0" w:space="0" w:color="auto"/>
                <w:bottom w:val="none" w:sz="0" w:space="0" w:color="auto"/>
                <w:right w:val="none" w:sz="0" w:space="0" w:color="auto"/>
              </w:divBdr>
              <w:divsChild>
                <w:div w:id="4835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88784">
      <w:bodyDiv w:val="1"/>
      <w:marLeft w:val="0"/>
      <w:marRight w:val="0"/>
      <w:marTop w:val="0"/>
      <w:marBottom w:val="0"/>
      <w:divBdr>
        <w:top w:val="none" w:sz="0" w:space="0" w:color="auto"/>
        <w:left w:val="none" w:sz="0" w:space="0" w:color="auto"/>
        <w:bottom w:val="none" w:sz="0" w:space="0" w:color="auto"/>
        <w:right w:val="none" w:sz="0" w:space="0" w:color="auto"/>
      </w:divBdr>
      <w:divsChild>
        <w:div w:id="111216060">
          <w:marLeft w:val="0"/>
          <w:marRight w:val="0"/>
          <w:marTop w:val="0"/>
          <w:marBottom w:val="0"/>
          <w:divBdr>
            <w:top w:val="none" w:sz="0" w:space="0" w:color="auto"/>
            <w:left w:val="none" w:sz="0" w:space="0" w:color="auto"/>
            <w:bottom w:val="none" w:sz="0" w:space="0" w:color="auto"/>
            <w:right w:val="none" w:sz="0" w:space="0" w:color="auto"/>
          </w:divBdr>
          <w:divsChild>
            <w:div w:id="1466005172">
              <w:marLeft w:val="0"/>
              <w:marRight w:val="0"/>
              <w:marTop w:val="0"/>
              <w:marBottom w:val="0"/>
              <w:divBdr>
                <w:top w:val="none" w:sz="0" w:space="0" w:color="auto"/>
                <w:left w:val="none" w:sz="0" w:space="0" w:color="auto"/>
                <w:bottom w:val="none" w:sz="0" w:space="0" w:color="auto"/>
                <w:right w:val="none" w:sz="0" w:space="0" w:color="auto"/>
              </w:divBdr>
              <w:divsChild>
                <w:div w:id="182935150">
                  <w:marLeft w:val="0"/>
                  <w:marRight w:val="0"/>
                  <w:marTop w:val="0"/>
                  <w:marBottom w:val="0"/>
                  <w:divBdr>
                    <w:top w:val="none" w:sz="0" w:space="0" w:color="auto"/>
                    <w:left w:val="none" w:sz="0" w:space="0" w:color="auto"/>
                    <w:bottom w:val="none" w:sz="0" w:space="0" w:color="auto"/>
                    <w:right w:val="none" w:sz="0" w:space="0" w:color="auto"/>
                  </w:divBdr>
                  <w:divsChild>
                    <w:div w:id="178391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33759">
      <w:bodyDiv w:val="1"/>
      <w:marLeft w:val="0"/>
      <w:marRight w:val="0"/>
      <w:marTop w:val="0"/>
      <w:marBottom w:val="0"/>
      <w:divBdr>
        <w:top w:val="none" w:sz="0" w:space="0" w:color="auto"/>
        <w:left w:val="none" w:sz="0" w:space="0" w:color="auto"/>
        <w:bottom w:val="none" w:sz="0" w:space="0" w:color="auto"/>
        <w:right w:val="none" w:sz="0" w:space="0" w:color="auto"/>
      </w:divBdr>
    </w:div>
    <w:div w:id="631523917">
      <w:bodyDiv w:val="1"/>
      <w:marLeft w:val="0"/>
      <w:marRight w:val="0"/>
      <w:marTop w:val="0"/>
      <w:marBottom w:val="0"/>
      <w:divBdr>
        <w:top w:val="none" w:sz="0" w:space="0" w:color="auto"/>
        <w:left w:val="none" w:sz="0" w:space="0" w:color="auto"/>
        <w:bottom w:val="none" w:sz="0" w:space="0" w:color="auto"/>
        <w:right w:val="none" w:sz="0" w:space="0" w:color="auto"/>
      </w:divBdr>
      <w:divsChild>
        <w:div w:id="507134655">
          <w:marLeft w:val="0"/>
          <w:marRight w:val="0"/>
          <w:marTop w:val="0"/>
          <w:marBottom w:val="0"/>
          <w:divBdr>
            <w:top w:val="none" w:sz="0" w:space="0" w:color="auto"/>
            <w:left w:val="none" w:sz="0" w:space="0" w:color="auto"/>
            <w:bottom w:val="none" w:sz="0" w:space="0" w:color="auto"/>
            <w:right w:val="none" w:sz="0" w:space="0" w:color="auto"/>
          </w:divBdr>
          <w:divsChild>
            <w:div w:id="1037631722">
              <w:marLeft w:val="0"/>
              <w:marRight w:val="0"/>
              <w:marTop w:val="0"/>
              <w:marBottom w:val="0"/>
              <w:divBdr>
                <w:top w:val="none" w:sz="0" w:space="0" w:color="auto"/>
                <w:left w:val="none" w:sz="0" w:space="0" w:color="auto"/>
                <w:bottom w:val="none" w:sz="0" w:space="0" w:color="auto"/>
                <w:right w:val="none" w:sz="0" w:space="0" w:color="auto"/>
              </w:divBdr>
              <w:divsChild>
                <w:div w:id="1547254393">
                  <w:marLeft w:val="0"/>
                  <w:marRight w:val="0"/>
                  <w:marTop w:val="0"/>
                  <w:marBottom w:val="0"/>
                  <w:divBdr>
                    <w:top w:val="none" w:sz="0" w:space="0" w:color="auto"/>
                    <w:left w:val="none" w:sz="0" w:space="0" w:color="auto"/>
                    <w:bottom w:val="none" w:sz="0" w:space="0" w:color="auto"/>
                    <w:right w:val="none" w:sz="0" w:space="0" w:color="auto"/>
                  </w:divBdr>
                  <w:divsChild>
                    <w:div w:id="5001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522191">
      <w:bodyDiv w:val="1"/>
      <w:marLeft w:val="0"/>
      <w:marRight w:val="0"/>
      <w:marTop w:val="0"/>
      <w:marBottom w:val="0"/>
      <w:divBdr>
        <w:top w:val="none" w:sz="0" w:space="0" w:color="auto"/>
        <w:left w:val="none" w:sz="0" w:space="0" w:color="auto"/>
        <w:bottom w:val="none" w:sz="0" w:space="0" w:color="auto"/>
        <w:right w:val="none" w:sz="0" w:space="0" w:color="auto"/>
      </w:divBdr>
      <w:divsChild>
        <w:div w:id="1328289391">
          <w:marLeft w:val="0"/>
          <w:marRight w:val="0"/>
          <w:marTop w:val="0"/>
          <w:marBottom w:val="0"/>
          <w:divBdr>
            <w:top w:val="none" w:sz="0" w:space="0" w:color="auto"/>
            <w:left w:val="none" w:sz="0" w:space="0" w:color="auto"/>
            <w:bottom w:val="none" w:sz="0" w:space="0" w:color="auto"/>
            <w:right w:val="none" w:sz="0" w:space="0" w:color="auto"/>
          </w:divBdr>
          <w:divsChild>
            <w:div w:id="945575534">
              <w:marLeft w:val="0"/>
              <w:marRight w:val="0"/>
              <w:marTop w:val="0"/>
              <w:marBottom w:val="0"/>
              <w:divBdr>
                <w:top w:val="none" w:sz="0" w:space="0" w:color="auto"/>
                <w:left w:val="none" w:sz="0" w:space="0" w:color="auto"/>
                <w:bottom w:val="none" w:sz="0" w:space="0" w:color="auto"/>
                <w:right w:val="none" w:sz="0" w:space="0" w:color="auto"/>
              </w:divBdr>
              <w:divsChild>
                <w:div w:id="184372267">
                  <w:marLeft w:val="0"/>
                  <w:marRight w:val="0"/>
                  <w:marTop w:val="0"/>
                  <w:marBottom w:val="0"/>
                  <w:divBdr>
                    <w:top w:val="none" w:sz="0" w:space="0" w:color="auto"/>
                    <w:left w:val="none" w:sz="0" w:space="0" w:color="auto"/>
                    <w:bottom w:val="none" w:sz="0" w:space="0" w:color="auto"/>
                    <w:right w:val="none" w:sz="0" w:space="0" w:color="auto"/>
                  </w:divBdr>
                  <w:divsChild>
                    <w:div w:id="18251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962926">
      <w:bodyDiv w:val="1"/>
      <w:marLeft w:val="0"/>
      <w:marRight w:val="0"/>
      <w:marTop w:val="0"/>
      <w:marBottom w:val="0"/>
      <w:divBdr>
        <w:top w:val="none" w:sz="0" w:space="0" w:color="auto"/>
        <w:left w:val="none" w:sz="0" w:space="0" w:color="auto"/>
        <w:bottom w:val="none" w:sz="0" w:space="0" w:color="auto"/>
        <w:right w:val="none" w:sz="0" w:space="0" w:color="auto"/>
      </w:divBdr>
      <w:divsChild>
        <w:div w:id="1772965471">
          <w:marLeft w:val="0"/>
          <w:marRight w:val="0"/>
          <w:marTop w:val="0"/>
          <w:marBottom w:val="0"/>
          <w:divBdr>
            <w:top w:val="none" w:sz="0" w:space="0" w:color="auto"/>
            <w:left w:val="none" w:sz="0" w:space="0" w:color="auto"/>
            <w:bottom w:val="none" w:sz="0" w:space="0" w:color="auto"/>
            <w:right w:val="none" w:sz="0" w:space="0" w:color="auto"/>
          </w:divBdr>
          <w:divsChild>
            <w:div w:id="1548251644">
              <w:marLeft w:val="0"/>
              <w:marRight w:val="0"/>
              <w:marTop w:val="0"/>
              <w:marBottom w:val="0"/>
              <w:divBdr>
                <w:top w:val="none" w:sz="0" w:space="0" w:color="auto"/>
                <w:left w:val="none" w:sz="0" w:space="0" w:color="auto"/>
                <w:bottom w:val="none" w:sz="0" w:space="0" w:color="auto"/>
                <w:right w:val="none" w:sz="0" w:space="0" w:color="auto"/>
              </w:divBdr>
              <w:divsChild>
                <w:div w:id="1267228057">
                  <w:marLeft w:val="0"/>
                  <w:marRight w:val="0"/>
                  <w:marTop w:val="0"/>
                  <w:marBottom w:val="0"/>
                  <w:divBdr>
                    <w:top w:val="none" w:sz="0" w:space="0" w:color="auto"/>
                    <w:left w:val="none" w:sz="0" w:space="0" w:color="auto"/>
                    <w:bottom w:val="none" w:sz="0" w:space="0" w:color="auto"/>
                    <w:right w:val="none" w:sz="0" w:space="0" w:color="auto"/>
                  </w:divBdr>
                  <w:divsChild>
                    <w:div w:id="10560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44772">
      <w:bodyDiv w:val="1"/>
      <w:marLeft w:val="0"/>
      <w:marRight w:val="0"/>
      <w:marTop w:val="0"/>
      <w:marBottom w:val="0"/>
      <w:divBdr>
        <w:top w:val="none" w:sz="0" w:space="0" w:color="auto"/>
        <w:left w:val="none" w:sz="0" w:space="0" w:color="auto"/>
        <w:bottom w:val="none" w:sz="0" w:space="0" w:color="auto"/>
        <w:right w:val="none" w:sz="0" w:space="0" w:color="auto"/>
      </w:divBdr>
      <w:divsChild>
        <w:div w:id="911231876">
          <w:marLeft w:val="0"/>
          <w:marRight w:val="0"/>
          <w:marTop w:val="0"/>
          <w:marBottom w:val="0"/>
          <w:divBdr>
            <w:top w:val="none" w:sz="0" w:space="0" w:color="auto"/>
            <w:left w:val="none" w:sz="0" w:space="0" w:color="auto"/>
            <w:bottom w:val="none" w:sz="0" w:space="0" w:color="auto"/>
            <w:right w:val="none" w:sz="0" w:space="0" w:color="auto"/>
          </w:divBdr>
          <w:divsChild>
            <w:div w:id="1833712615">
              <w:marLeft w:val="0"/>
              <w:marRight w:val="0"/>
              <w:marTop w:val="0"/>
              <w:marBottom w:val="0"/>
              <w:divBdr>
                <w:top w:val="none" w:sz="0" w:space="0" w:color="auto"/>
                <w:left w:val="none" w:sz="0" w:space="0" w:color="auto"/>
                <w:bottom w:val="none" w:sz="0" w:space="0" w:color="auto"/>
                <w:right w:val="none" w:sz="0" w:space="0" w:color="auto"/>
              </w:divBdr>
              <w:divsChild>
                <w:div w:id="1005324662">
                  <w:marLeft w:val="0"/>
                  <w:marRight w:val="0"/>
                  <w:marTop w:val="0"/>
                  <w:marBottom w:val="0"/>
                  <w:divBdr>
                    <w:top w:val="none" w:sz="0" w:space="0" w:color="auto"/>
                    <w:left w:val="none" w:sz="0" w:space="0" w:color="auto"/>
                    <w:bottom w:val="none" w:sz="0" w:space="0" w:color="auto"/>
                    <w:right w:val="none" w:sz="0" w:space="0" w:color="auto"/>
                  </w:divBdr>
                  <w:divsChild>
                    <w:div w:id="16958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188383">
      <w:bodyDiv w:val="1"/>
      <w:marLeft w:val="0"/>
      <w:marRight w:val="0"/>
      <w:marTop w:val="0"/>
      <w:marBottom w:val="0"/>
      <w:divBdr>
        <w:top w:val="none" w:sz="0" w:space="0" w:color="auto"/>
        <w:left w:val="none" w:sz="0" w:space="0" w:color="auto"/>
        <w:bottom w:val="none" w:sz="0" w:space="0" w:color="auto"/>
        <w:right w:val="none" w:sz="0" w:space="0" w:color="auto"/>
      </w:divBdr>
      <w:divsChild>
        <w:div w:id="1994287793">
          <w:marLeft w:val="0"/>
          <w:marRight w:val="0"/>
          <w:marTop w:val="0"/>
          <w:marBottom w:val="0"/>
          <w:divBdr>
            <w:top w:val="none" w:sz="0" w:space="0" w:color="auto"/>
            <w:left w:val="none" w:sz="0" w:space="0" w:color="auto"/>
            <w:bottom w:val="none" w:sz="0" w:space="0" w:color="auto"/>
            <w:right w:val="none" w:sz="0" w:space="0" w:color="auto"/>
          </w:divBdr>
          <w:divsChild>
            <w:div w:id="1408843303">
              <w:marLeft w:val="0"/>
              <w:marRight w:val="0"/>
              <w:marTop w:val="0"/>
              <w:marBottom w:val="0"/>
              <w:divBdr>
                <w:top w:val="none" w:sz="0" w:space="0" w:color="auto"/>
                <w:left w:val="none" w:sz="0" w:space="0" w:color="auto"/>
                <w:bottom w:val="none" w:sz="0" w:space="0" w:color="auto"/>
                <w:right w:val="none" w:sz="0" w:space="0" w:color="auto"/>
              </w:divBdr>
              <w:divsChild>
                <w:div w:id="2531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73573">
      <w:bodyDiv w:val="1"/>
      <w:marLeft w:val="0"/>
      <w:marRight w:val="0"/>
      <w:marTop w:val="0"/>
      <w:marBottom w:val="0"/>
      <w:divBdr>
        <w:top w:val="none" w:sz="0" w:space="0" w:color="auto"/>
        <w:left w:val="none" w:sz="0" w:space="0" w:color="auto"/>
        <w:bottom w:val="none" w:sz="0" w:space="0" w:color="auto"/>
        <w:right w:val="none" w:sz="0" w:space="0" w:color="auto"/>
      </w:divBdr>
      <w:divsChild>
        <w:div w:id="1753237585">
          <w:marLeft w:val="0"/>
          <w:marRight w:val="0"/>
          <w:marTop w:val="0"/>
          <w:marBottom w:val="0"/>
          <w:divBdr>
            <w:top w:val="none" w:sz="0" w:space="0" w:color="auto"/>
            <w:left w:val="none" w:sz="0" w:space="0" w:color="auto"/>
            <w:bottom w:val="none" w:sz="0" w:space="0" w:color="auto"/>
            <w:right w:val="none" w:sz="0" w:space="0" w:color="auto"/>
          </w:divBdr>
          <w:divsChild>
            <w:div w:id="285891126">
              <w:marLeft w:val="0"/>
              <w:marRight w:val="0"/>
              <w:marTop w:val="0"/>
              <w:marBottom w:val="0"/>
              <w:divBdr>
                <w:top w:val="none" w:sz="0" w:space="0" w:color="auto"/>
                <w:left w:val="none" w:sz="0" w:space="0" w:color="auto"/>
                <w:bottom w:val="none" w:sz="0" w:space="0" w:color="auto"/>
                <w:right w:val="none" w:sz="0" w:space="0" w:color="auto"/>
              </w:divBdr>
              <w:divsChild>
                <w:div w:id="742802454">
                  <w:marLeft w:val="0"/>
                  <w:marRight w:val="0"/>
                  <w:marTop w:val="0"/>
                  <w:marBottom w:val="0"/>
                  <w:divBdr>
                    <w:top w:val="none" w:sz="0" w:space="0" w:color="auto"/>
                    <w:left w:val="none" w:sz="0" w:space="0" w:color="auto"/>
                    <w:bottom w:val="none" w:sz="0" w:space="0" w:color="auto"/>
                    <w:right w:val="none" w:sz="0" w:space="0" w:color="auto"/>
                  </w:divBdr>
                  <w:divsChild>
                    <w:div w:id="2278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7913">
              <w:marLeft w:val="0"/>
              <w:marRight w:val="0"/>
              <w:marTop w:val="0"/>
              <w:marBottom w:val="0"/>
              <w:divBdr>
                <w:top w:val="none" w:sz="0" w:space="0" w:color="auto"/>
                <w:left w:val="none" w:sz="0" w:space="0" w:color="auto"/>
                <w:bottom w:val="none" w:sz="0" w:space="0" w:color="auto"/>
                <w:right w:val="none" w:sz="0" w:space="0" w:color="auto"/>
              </w:divBdr>
              <w:divsChild>
                <w:div w:id="18840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16634">
          <w:marLeft w:val="0"/>
          <w:marRight w:val="0"/>
          <w:marTop w:val="0"/>
          <w:marBottom w:val="0"/>
          <w:divBdr>
            <w:top w:val="none" w:sz="0" w:space="0" w:color="auto"/>
            <w:left w:val="none" w:sz="0" w:space="0" w:color="auto"/>
            <w:bottom w:val="none" w:sz="0" w:space="0" w:color="auto"/>
            <w:right w:val="none" w:sz="0" w:space="0" w:color="auto"/>
          </w:divBdr>
          <w:divsChild>
            <w:div w:id="113257526">
              <w:marLeft w:val="0"/>
              <w:marRight w:val="0"/>
              <w:marTop w:val="0"/>
              <w:marBottom w:val="0"/>
              <w:divBdr>
                <w:top w:val="none" w:sz="0" w:space="0" w:color="auto"/>
                <w:left w:val="none" w:sz="0" w:space="0" w:color="auto"/>
                <w:bottom w:val="none" w:sz="0" w:space="0" w:color="auto"/>
                <w:right w:val="none" w:sz="0" w:space="0" w:color="auto"/>
              </w:divBdr>
              <w:divsChild>
                <w:div w:id="1915434315">
                  <w:marLeft w:val="0"/>
                  <w:marRight w:val="0"/>
                  <w:marTop w:val="0"/>
                  <w:marBottom w:val="0"/>
                  <w:divBdr>
                    <w:top w:val="none" w:sz="0" w:space="0" w:color="auto"/>
                    <w:left w:val="none" w:sz="0" w:space="0" w:color="auto"/>
                    <w:bottom w:val="none" w:sz="0" w:space="0" w:color="auto"/>
                    <w:right w:val="none" w:sz="0" w:space="0" w:color="auto"/>
                  </w:divBdr>
                </w:div>
              </w:divsChild>
            </w:div>
            <w:div w:id="413360430">
              <w:marLeft w:val="0"/>
              <w:marRight w:val="0"/>
              <w:marTop w:val="0"/>
              <w:marBottom w:val="0"/>
              <w:divBdr>
                <w:top w:val="none" w:sz="0" w:space="0" w:color="auto"/>
                <w:left w:val="none" w:sz="0" w:space="0" w:color="auto"/>
                <w:bottom w:val="none" w:sz="0" w:space="0" w:color="auto"/>
                <w:right w:val="none" w:sz="0" w:space="0" w:color="auto"/>
              </w:divBdr>
              <w:divsChild>
                <w:div w:id="1147019177">
                  <w:marLeft w:val="0"/>
                  <w:marRight w:val="0"/>
                  <w:marTop w:val="0"/>
                  <w:marBottom w:val="0"/>
                  <w:divBdr>
                    <w:top w:val="none" w:sz="0" w:space="0" w:color="auto"/>
                    <w:left w:val="none" w:sz="0" w:space="0" w:color="auto"/>
                    <w:bottom w:val="none" w:sz="0" w:space="0" w:color="auto"/>
                    <w:right w:val="none" w:sz="0" w:space="0" w:color="auto"/>
                  </w:divBdr>
                  <w:divsChild>
                    <w:div w:id="5032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782385">
      <w:bodyDiv w:val="1"/>
      <w:marLeft w:val="0"/>
      <w:marRight w:val="0"/>
      <w:marTop w:val="0"/>
      <w:marBottom w:val="0"/>
      <w:divBdr>
        <w:top w:val="none" w:sz="0" w:space="0" w:color="auto"/>
        <w:left w:val="none" w:sz="0" w:space="0" w:color="auto"/>
        <w:bottom w:val="none" w:sz="0" w:space="0" w:color="auto"/>
        <w:right w:val="none" w:sz="0" w:space="0" w:color="auto"/>
      </w:divBdr>
      <w:divsChild>
        <w:div w:id="2043742877">
          <w:marLeft w:val="0"/>
          <w:marRight w:val="0"/>
          <w:marTop w:val="0"/>
          <w:marBottom w:val="0"/>
          <w:divBdr>
            <w:top w:val="none" w:sz="0" w:space="0" w:color="auto"/>
            <w:left w:val="none" w:sz="0" w:space="0" w:color="auto"/>
            <w:bottom w:val="none" w:sz="0" w:space="0" w:color="auto"/>
            <w:right w:val="none" w:sz="0" w:space="0" w:color="auto"/>
          </w:divBdr>
          <w:divsChild>
            <w:div w:id="925501624">
              <w:marLeft w:val="0"/>
              <w:marRight w:val="0"/>
              <w:marTop w:val="0"/>
              <w:marBottom w:val="0"/>
              <w:divBdr>
                <w:top w:val="none" w:sz="0" w:space="0" w:color="auto"/>
                <w:left w:val="none" w:sz="0" w:space="0" w:color="auto"/>
                <w:bottom w:val="none" w:sz="0" w:space="0" w:color="auto"/>
                <w:right w:val="none" w:sz="0" w:space="0" w:color="auto"/>
              </w:divBdr>
              <w:divsChild>
                <w:div w:id="11739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38528">
      <w:bodyDiv w:val="1"/>
      <w:marLeft w:val="0"/>
      <w:marRight w:val="0"/>
      <w:marTop w:val="0"/>
      <w:marBottom w:val="0"/>
      <w:divBdr>
        <w:top w:val="none" w:sz="0" w:space="0" w:color="auto"/>
        <w:left w:val="none" w:sz="0" w:space="0" w:color="auto"/>
        <w:bottom w:val="none" w:sz="0" w:space="0" w:color="auto"/>
        <w:right w:val="none" w:sz="0" w:space="0" w:color="auto"/>
      </w:divBdr>
      <w:divsChild>
        <w:div w:id="1156994399">
          <w:marLeft w:val="0"/>
          <w:marRight w:val="0"/>
          <w:marTop w:val="0"/>
          <w:marBottom w:val="0"/>
          <w:divBdr>
            <w:top w:val="none" w:sz="0" w:space="0" w:color="auto"/>
            <w:left w:val="none" w:sz="0" w:space="0" w:color="auto"/>
            <w:bottom w:val="none" w:sz="0" w:space="0" w:color="auto"/>
            <w:right w:val="none" w:sz="0" w:space="0" w:color="auto"/>
          </w:divBdr>
          <w:divsChild>
            <w:div w:id="1215893533">
              <w:marLeft w:val="0"/>
              <w:marRight w:val="0"/>
              <w:marTop w:val="0"/>
              <w:marBottom w:val="0"/>
              <w:divBdr>
                <w:top w:val="none" w:sz="0" w:space="0" w:color="auto"/>
                <w:left w:val="none" w:sz="0" w:space="0" w:color="auto"/>
                <w:bottom w:val="none" w:sz="0" w:space="0" w:color="auto"/>
                <w:right w:val="none" w:sz="0" w:space="0" w:color="auto"/>
              </w:divBdr>
              <w:divsChild>
                <w:div w:id="1083137282">
                  <w:marLeft w:val="0"/>
                  <w:marRight w:val="0"/>
                  <w:marTop w:val="0"/>
                  <w:marBottom w:val="0"/>
                  <w:divBdr>
                    <w:top w:val="none" w:sz="0" w:space="0" w:color="auto"/>
                    <w:left w:val="none" w:sz="0" w:space="0" w:color="auto"/>
                    <w:bottom w:val="none" w:sz="0" w:space="0" w:color="auto"/>
                    <w:right w:val="none" w:sz="0" w:space="0" w:color="auto"/>
                  </w:divBdr>
                  <w:divsChild>
                    <w:div w:id="8368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511185">
      <w:bodyDiv w:val="1"/>
      <w:marLeft w:val="0"/>
      <w:marRight w:val="0"/>
      <w:marTop w:val="0"/>
      <w:marBottom w:val="0"/>
      <w:divBdr>
        <w:top w:val="none" w:sz="0" w:space="0" w:color="auto"/>
        <w:left w:val="none" w:sz="0" w:space="0" w:color="auto"/>
        <w:bottom w:val="none" w:sz="0" w:space="0" w:color="auto"/>
        <w:right w:val="none" w:sz="0" w:space="0" w:color="auto"/>
      </w:divBdr>
      <w:divsChild>
        <w:div w:id="1216431080">
          <w:marLeft w:val="0"/>
          <w:marRight w:val="0"/>
          <w:marTop w:val="0"/>
          <w:marBottom w:val="0"/>
          <w:divBdr>
            <w:top w:val="none" w:sz="0" w:space="0" w:color="auto"/>
            <w:left w:val="none" w:sz="0" w:space="0" w:color="auto"/>
            <w:bottom w:val="none" w:sz="0" w:space="0" w:color="auto"/>
            <w:right w:val="none" w:sz="0" w:space="0" w:color="auto"/>
          </w:divBdr>
          <w:divsChild>
            <w:div w:id="1499614192">
              <w:marLeft w:val="0"/>
              <w:marRight w:val="0"/>
              <w:marTop w:val="0"/>
              <w:marBottom w:val="0"/>
              <w:divBdr>
                <w:top w:val="none" w:sz="0" w:space="0" w:color="auto"/>
                <w:left w:val="none" w:sz="0" w:space="0" w:color="auto"/>
                <w:bottom w:val="none" w:sz="0" w:space="0" w:color="auto"/>
                <w:right w:val="none" w:sz="0" w:space="0" w:color="auto"/>
              </w:divBdr>
              <w:divsChild>
                <w:div w:id="2172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08816">
      <w:bodyDiv w:val="1"/>
      <w:marLeft w:val="0"/>
      <w:marRight w:val="0"/>
      <w:marTop w:val="0"/>
      <w:marBottom w:val="0"/>
      <w:divBdr>
        <w:top w:val="none" w:sz="0" w:space="0" w:color="auto"/>
        <w:left w:val="none" w:sz="0" w:space="0" w:color="auto"/>
        <w:bottom w:val="none" w:sz="0" w:space="0" w:color="auto"/>
        <w:right w:val="none" w:sz="0" w:space="0" w:color="auto"/>
      </w:divBdr>
      <w:divsChild>
        <w:div w:id="394014038">
          <w:marLeft w:val="0"/>
          <w:marRight w:val="0"/>
          <w:marTop w:val="0"/>
          <w:marBottom w:val="0"/>
          <w:divBdr>
            <w:top w:val="none" w:sz="0" w:space="0" w:color="auto"/>
            <w:left w:val="none" w:sz="0" w:space="0" w:color="auto"/>
            <w:bottom w:val="none" w:sz="0" w:space="0" w:color="auto"/>
            <w:right w:val="none" w:sz="0" w:space="0" w:color="auto"/>
          </w:divBdr>
          <w:divsChild>
            <w:div w:id="823592340">
              <w:marLeft w:val="0"/>
              <w:marRight w:val="0"/>
              <w:marTop w:val="0"/>
              <w:marBottom w:val="0"/>
              <w:divBdr>
                <w:top w:val="none" w:sz="0" w:space="0" w:color="auto"/>
                <w:left w:val="none" w:sz="0" w:space="0" w:color="auto"/>
                <w:bottom w:val="none" w:sz="0" w:space="0" w:color="auto"/>
                <w:right w:val="none" w:sz="0" w:space="0" w:color="auto"/>
              </w:divBdr>
              <w:divsChild>
                <w:div w:id="1437409250">
                  <w:marLeft w:val="0"/>
                  <w:marRight w:val="0"/>
                  <w:marTop w:val="0"/>
                  <w:marBottom w:val="0"/>
                  <w:divBdr>
                    <w:top w:val="none" w:sz="0" w:space="0" w:color="auto"/>
                    <w:left w:val="none" w:sz="0" w:space="0" w:color="auto"/>
                    <w:bottom w:val="none" w:sz="0" w:space="0" w:color="auto"/>
                    <w:right w:val="none" w:sz="0" w:space="0" w:color="auto"/>
                  </w:divBdr>
                  <w:divsChild>
                    <w:div w:id="3419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61452">
      <w:bodyDiv w:val="1"/>
      <w:marLeft w:val="0"/>
      <w:marRight w:val="0"/>
      <w:marTop w:val="0"/>
      <w:marBottom w:val="0"/>
      <w:divBdr>
        <w:top w:val="none" w:sz="0" w:space="0" w:color="auto"/>
        <w:left w:val="none" w:sz="0" w:space="0" w:color="auto"/>
        <w:bottom w:val="none" w:sz="0" w:space="0" w:color="auto"/>
        <w:right w:val="none" w:sz="0" w:space="0" w:color="auto"/>
      </w:divBdr>
      <w:divsChild>
        <w:div w:id="1140028012">
          <w:marLeft w:val="0"/>
          <w:marRight w:val="0"/>
          <w:marTop w:val="0"/>
          <w:marBottom w:val="0"/>
          <w:divBdr>
            <w:top w:val="none" w:sz="0" w:space="0" w:color="auto"/>
            <w:left w:val="none" w:sz="0" w:space="0" w:color="auto"/>
            <w:bottom w:val="none" w:sz="0" w:space="0" w:color="auto"/>
            <w:right w:val="none" w:sz="0" w:space="0" w:color="auto"/>
          </w:divBdr>
          <w:divsChild>
            <w:div w:id="1121919931">
              <w:marLeft w:val="0"/>
              <w:marRight w:val="0"/>
              <w:marTop w:val="0"/>
              <w:marBottom w:val="0"/>
              <w:divBdr>
                <w:top w:val="none" w:sz="0" w:space="0" w:color="auto"/>
                <w:left w:val="none" w:sz="0" w:space="0" w:color="auto"/>
                <w:bottom w:val="none" w:sz="0" w:space="0" w:color="auto"/>
                <w:right w:val="none" w:sz="0" w:space="0" w:color="auto"/>
              </w:divBdr>
              <w:divsChild>
                <w:div w:id="17912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44800">
      <w:bodyDiv w:val="1"/>
      <w:marLeft w:val="0"/>
      <w:marRight w:val="0"/>
      <w:marTop w:val="0"/>
      <w:marBottom w:val="0"/>
      <w:divBdr>
        <w:top w:val="none" w:sz="0" w:space="0" w:color="auto"/>
        <w:left w:val="none" w:sz="0" w:space="0" w:color="auto"/>
        <w:bottom w:val="none" w:sz="0" w:space="0" w:color="auto"/>
        <w:right w:val="none" w:sz="0" w:space="0" w:color="auto"/>
      </w:divBdr>
      <w:divsChild>
        <w:div w:id="123895071">
          <w:marLeft w:val="0"/>
          <w:marRight w:val="0"/>
          <w:marTop w:val="0"/>
          <w:marBottom w:val="0"/>
          <w:divBdr>
            <w:top w:val="none" w:sz="0" w:space="0" w:color="auto"/>
            <w:left w:val="none" w:sz="0" w:space="0" w:color="auto"/>
            <w:bottom w:val="none" w:sz="0" w:space="0" w:color="auto"/>
            <w:right w:val="none" w:sz="0" w:space="0" w:color="auto"/>
          </w:divBdr>
          <w:divsChild>
            <w:div w:id="2083988382">
              <w:marLeft w:val="0"/>
              <w:marRight w:val="0"/>
              <w:marTop w:val="0"/>
              <w:marBottom w:val="0"/>
              <w:divBdr>
                <w:top w:val="none" w:sz="0" w:space="0" w:color="auto"/>
                <w:left w:val="none" w:sz="0" w:space="0" w:color="auto"/>
                <w:bottom w:val="none" w:sz="0" w:space="0" w:color="auto"/>
                <w:right w:val="none" w:sz="0" w:space="0" w:color="auto"/>
              </w:divBdr>
              <w:divsChild>
                <w:div w:id="1871642991">
                  <w:marLeft w:val="0"/>
                  <w:marRight w:val="0"/>
                  <w:marTop w:val="0"/>
                  <w:marBottom w:val="0"/>
                  <w:divBdr>
                    <w:top w:val="none" w:sz="0" w:space="0" w:color="auto"/>
                    <w:left w:val="none" w:sz="0" w:space="0" w:color="auto"/>
                    <w:bottom w:val="none" w:sz="0" w:space="0" w:color="auto"/>
                    <w:right w:val="none" w:sz="0" w:space="0" w:color="auto"/>
                  </w:divBdr>
                  <w:divsChild>
                    <w:div w:id="159554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54671">
      <w:bodyDiv w:val="1"/>
      <w:marLeft w:val="0"/>
      <w:marRight w:val="0"/>
      <w:marTop w:val="0"/>
      <w:marBottom w:val="0"/>
      <w:divBdr>
        <w:top w:val="none" w:sz="0" w:space="0" w:color="auto"/>
        <w:left w:val="none" w:sz="0" w:space="0" w:color="auto"/>
        <w:bottom w:val="none" w:sz="0" w:space="0" w:color="auto"/>
        <w:right w:val="none" w:sz="0" w:space="0" w:color="auto"/>
      </w:divBdr>
      <w:divsChild>
        <w:div w:id="1124733018">
          <w:marLeft w:val="0"/>
          <w:marRight w:val="0"/>
          <w:marTop w:val="0"/>
          <w:marBottom w:val="0"/>
          <w:divBdr>
            <w:top w:val="none" w:sz="0" w:space="0" w:color="auto"/>
            <w:left w:val="none" w:sz="0" w:space="0" w:color="auto"/>
            <w:bottom w:val="none" w:sz="0" w:space="0" w:color="auto"/>
            <w:right w:val="none" w:sz="0" w:space="0" w:color="auto"/>
          </w:divBdr>
          <w:divsChild>
            <w:div w:id="1141768537">
              <w:marLeft w:val="0"/>
              <w:marRight w:val="0"/>
              <w:marTop w:val="0"/>
              <w:marBottom w:val="0"/>
              <w:divBdr>
                <w:top w:val="none" w:sz="0" w:space="0" w:color="auto"/>
                <w:left w:val="none" w:sz="0" w:space="0" w:color="auto"/>
                <w:bottom w:val="none" w:sz="0" w:space="0" w:color="auto"/>
                <w:right w:val="none" w:sz="0" w:space="0" w:color="auto"/>
              </w:divBdr>
              <w:divsChild>
                <w:div w:id="6967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82573">
      <w:bodyDiv w:val="1"/>
      <w:marLeft w:val="0"/>
      <w:marRight w:val="0"/>
      <w:marTop w:val="0"/>
      <w:marBottom w:val="0"/>
      <w:divBdr>
        <w:top w:val="none" w:sz="0" w:space="0" w:color="auto"/>
        <w:left w:val="none" w:sz="0" w:space="0" w:color="auto"/>
        <w:bottom w:val="none" w:sz="0" w:space="0" w:color="auto"/>
        <w:right w:val="none" w:sz="0" w:space="0" w:color="auto"/>
      </w:divBdr>
      <w:divsChild>
        <w:div w:id="1173836297">
          <w:marLeft w:val="0"/>
          <w:marRight w:val="0"/>
          <w:marTop w:val="0"/>
          <w:marBottom w:val="0"/>
          <w:divBdr>
            <w:top w:val="none" w:sz="0" w:space="0" w:color="auto"/>
            <w:left w:val="none" w:sz="0" w:space="0" w:color="auto"/>
            <w:bottom w:val="none" w:sz="0" w:space="0" w:color="auto"/>
            <w:right w:val="none" w:sz="0" w:space="0" w:color="auto"/>
          </w:divBdr>
          <w:divsChild>
            <w:div w:id="1777941683">
              <w:marLeft w:val="0"/>
              <w:marRight w:val="0"/>
              <w:marTop w:val="0"/>
              <w:marBottom w:val="0"/>
              <w:divBdr>
                <w:top w:val="none" w:sz="0" w:space="0" w:color="auto"/>
                <w:left w:val="none" w:sz="0" w:space="0" w:color="auto"/>
                <w:bottom w:val="none" w:sz="0" w:space="0" w:color="auto"/>
                <w:right w:val="none" w:sz="0" w:space="0" w:color="auto"/>
              </w:divBdr>
              <w:divsChild>
                <w:div w:id="998727045">
                  <w:marLeft w:val="0"/>
                  <w:marRight w:val="0"/>
                  <w:marTop w:val="0"/>
                  <w:marBottom w:val="0"/>
                  <w:divBdr>
                    <w:top w:val="none" w:sz="0" w:space="0" w:color="auto"/>
                    <w:left w:val="none" w:sz="0" w:space="0" w:color="auto"/>
                    <w:bottom w:val="none" w:sz="0" w:space="0" w:color="auto"/>
                    <w:right w:val="none" w:sz="0" w:space="0" w:color="auto"/>
                  </w:divBdr>
                  <w:divsChild>
                    <w:div w:id="16020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000606">
      <w:bodyDiv w:val="1"/>
      <w:marLeft w:val="0"/>
      <w:marRight w:val="0"/>
      <w:marTop w:val="0"/>
      <w:marBottom w:val="0"/>
      <w:divBdr>
        <w:top w:val="none" w:sz="0" w:space="0" w:color="auto"/>
        <w:left w:val="none" w:sz="0" w:space="0" w:color="auto"/>
        <w:bottom w:val="none" w:sz="0" w:space="0" w:color="auto"/>
        <w:right w:val="none" w:sz="0" w:space="0" w:color="auto"/>
      </w:divBdr>
      <w:divsChild>
        <w:div w:id="1206139930">
          <w:marLeft w:val="0"/>
          <w:marRight w:val="0"/>
          <w:marTop w:val="0"/>
          <w:marBottom w:val="0"/>
          <w:divBdr>
            <w:top w:val="none" w:sz="0" w:space="0" w:color="auto"/>
            <w:left w:val="none" w:sz="0" w:space="0" w:color="auto"/>
            <w:bottom w:val="none" w:sz="0" w:space="0" w:color="auto"/>
            <w:right w:val="none" w:sz="0" w:space="0" w:color="auto"/>
          </w:divBdr>
          <w:divsChild>
            <w:div w:id="684088161">
              <w:marLeft w:val="0"/>
              <w:marRight w:val="0"/>
              <w:marTop w:val="0"/>
              <w:marBottom w:val="0"/>
              <w:divBdr>
                <w:top w:val="none" w:sz="0" w:space="0" w:color="auto"/>
                <w:left w:val="none" w:sz="0" w:space="0" w:color="auto"/>
                <w:bottom w:val="none" w:sz="0" w:space="0" w:color="auto"/>
                <w:right w:val="none" w:sz="0" w:space="0" w:color="auto"/>
              </w:divBdr>
              <w:divsChild>
                <w:div w:id="6941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78365">
      <w:bodyDiv w:val="1"/>
      <w:marLeft w:val="0"/>
      <w:marRight w:val="0"/>
      <w:marTop w:val="0"/>
      <w:marBottom w:val="0"/>
      <w:divBdr>
        <w:top w:val="none" w:sz="0" w:space="0" w:color="auto"/>
        <w:left w:val="none" w:sz="0" w:space="0" w:color="auto"/>
        <w:bottom w:val="none" w:sz="0" w:space="0" w:color="auto"/>
        <w:right w:val="none" w:sz="0" w:space="0" w:color="auto"/>
      </w:divBdr>
      <w:divsChild>
        <w:div w:id="1719619808">
          <w:marLeft w:val="0"/>
          <w:marRight w:val="0"/>
          <w:marTop w:val="0"/>
          <w:marBottom w:val="0"/>
          <w:divBdr>
            <w:top w:val="none" w:sz="0" w:space="0" w:color="auto"/>
            <w:left w:val="none" w:sz="0" w:space="0" w:color="auto"/>
            <w:bottom w:val="none" w:sz="0" w:space="0" w:color="auto"/>
            <w:right w:val="none" w:sz="0" w:space="0" w:color="auto"/>
          </w:divBdr>
          <w:divsChild>
            <w:div w:id="1623028947">
              <w:marLeft w:val="0"/>
              <w:marRight w:val="0"/>
              <w:marTop w:val="0"/>
              <w:marBottom w:val="0"/>
              <w:divBdr>
                <w:top w:val="none" w:sz="0" w:space="0" w:color="auto"/>
                <w:left w:val="none" w:sz="0" w:space="0" w:color="auto"/>
                <w:bottom w:val="none" w:sz="0" w:space="0" w:color="auto"/>
                <w:right w:val="none" w:sz="0" w:space="0" w:color="auto"/>
              </w:divBdr>
              <w:divsChild>
                <w:div w:id="625087045">
                  <w:marLeft w:val="0"/>
                  <w:marRight w:val="0"/>
                  <w:marTop w:val="0"/>
                  <w:marBottom w:val="0"/>
                  <w:divBdr>
                    <w:top w:val="none" w:sz="0" w:space="0" w:color="auto"/>
                    <w:left w:val="none" w:sz="0" w:space="0" w:color="auto"/>
                    <w:bottom w:val="none" w:sz="0" w:space="0" w:color="auto"/>
                    <w:right w:val="none" w:sz="0" w:space="0" w:color="auto"/>
                  </w:divBdr>
                  <w:divsChild>
                    <w:div w:id="12598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594622">
      <w:bodyDiv w:val="1"/>
      <w:marLeft w:val="0"/>
      <w:marRight w:val="0"/>
      <w:marTop w:val="0"/>
      <w:marBottom w:val="0"/>
      <w:divBdr>
        <w:top w:val="none" w:sz="0" w:space="0" w:color="auto"/>
        <w:left w:val="none" w:sz="0" w:space="0" w:color="auto"/>
        <w:bottom w:val="none" w:sz="0" w:space="0" w:color="auto"/>
        <w:right w:val="none" w:sz="0" w:space="0" w:color="auto"/>
      </w:divBdr>
      <w:divsChild>
        <w:div w:id="982655194">
          <w:marLeft w:val="0"/>
          <w:marRight w:val="0"/>
          <w:marTop w:val="0"/>
          <w:marBottom w:val="0"/>
          <w:divBdr>
            <w:top w:val="none" w:sz="0" w:space="0" w:color="auto"/>
            <w:left w:val="none" w:sz="0" w:space="0" w:color="auto"/>
            <w:bottom w:val="none" w:sz="0" w:space="0" w:color="auto"/>
            <w:right w:val="none" w:sz="0" w:space="0" w:color="auto"/>
          </w:divBdr>
          <w:divsChild>
            <w:div w:id="254284743">
              <w:marLeft w:val="0"/>
              <w:marRight w:val="0"/>
              <w:marTop w:val="0"/>
              <w:marBottom w:val="0"/>
              <w:divBdr>
                <w:top w:val="none" w:sz="0" w:space="0" w:color="auto"/>
                <w:left w:val="none" w:sz="0" w:space="0" w:color="auto"/>
                <w:bottom w:val="none" w:sz="0" w:space="0" w:color="auto"/>
                <w:right w:val="none" w:sz="0" w:space="0" w:color="auto"/>
              </w:divBdr>
              <w:divsChild>
                <w:div w:id="15656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4547">
      <w:bodyDiv w:val="1"/>
      <w:marLeft w:val="0"/>
      <w:marRight w:val="0"/>
      <w:marTop w:val="0"/>
      <w:marBottom w:val="0"/>
      <w:divBdr>
        <w:top w:val="none" w:sz="0" w:space="0" w:color="auto"/>
        <w:left w:val="none" w:sz="0" w:space="0" w:color="auto"/>
        <w:bottom w:val="none" w:sz="0" w:space="0" w:color="auto"/>
        <w:right w:val="none" w:sz="0" w:space="0" w:color="auto"/>
      </w:divBdr>
      <w:divsChild>
        <w:div w:id="142355645">
          <w:marLeft w:val="0"/>
          <w:marRight w:val="0"/>
          <w:marTop w:val="0"/>
          <w:marBottom w:val="0"/>
          <w:divBdr>
            <w:top w:val="none" w:sz="0" w:space="0" w:color="auto"/>
            <w:left w:val="none" w:sz="0" w:space="0" w:color="auto"/>
            <w:bottom w:val="none" w:sz="0" w:space="0" w:color="auto"/>
            <w:right w:val="none" w:sz="0" w:space="0" w:color="auto"/>
          </w:divBdr>
          <w:divsChild>
            <w:div w:id="2061128860">
              <w:marLeft w:val="0"/>
              <w:marRight w:val="0"/>
              <w:marTop w:val="0"/>
              <w:marBottom w:val="0"/>
              <w:divBdr>
                <w:top w:val="none" w:sz="0" w:space="0" w:color="auto"/>
                <w:left w:val="none" w:sz="0" w:space="0" w:color="auto"/>
                <w:bottom w:val="none" w:sz="0" w:space="0" w:color="auto"/>
                <w:right w:val="none" w:sz="0" w:space="0" w:color="auto"/>
              </w:divBdr>
              <w:divsChild>
                <w:div w:id="80611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05418">
      <w:bodyDiv w:val="1"/>
      <w:marLeft w:val="0"/>
      <w:marRight w:val="0"/>
      <w:marTop w:val="0"/>
      <w:marBottom w:val="0"/>
      <w:divBdr>
        <w:top w:val="none" w:sz="0" w:space="0" w:color="auto"/>
        <w:left w:val="none" w:sz="0" w:space="0" w:color="auto"/>
        <w:bottom w:val="none" w:sz="0" w:space="0" w:color="auto"/>
        <w:right w:val="none" w:sz="0" w:space="0" w:color="auto"/>
      </w:divBdr>
      <w:divsChild>
        <w:div w:id="308949815">
          <w:marLeft w:val="0"/>
          <w:marRight w:val="0"/>
          <w:marTop w:val="0"/>
          <w:marBottom w:val="0"/>
          <w:divBdr>
            <w:top w:val="none" w:sz="0" w:space="0" w:color="auto"/>
            <w:left w:val="none" w:sz="0" w:space="0" w:color="auto"/>
            <w:bottom w:val="none" w:sz="0" w:space="0" w:color="auto"/>
            <w:right w:val="none" w:sz="0" w:space="0" w:color="auto"/>
          </w:divBdr>
          <w:divsChild>
            <w:div w:id="760489974">
              <w:marLeft w:val="0"/>
              <w:marRight w:val="0"/>
              <w:marTop w:val="0"/>
              <w:marBottom w:val="0"/>
              <w:divBdr>
                <w:top w:val="none" w:sz="0" w:space="0" w:color="auto"/>
                <w:left w:val="none" w:sz="0" w:space="0" w:color="auto"/>
                <w:bottom w:val="none" w:sz="0" w:space="0" w:color="auto"/>
                <w:right w:val="none" w:sz="0" w:space="0" w:color="auto"/>
              </w:divBdr>
              <w:divsChild>
                <w:div w:id="19331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85372">
      <w:bodyDiv w:val="1"/>
      <w:marLeft w:val="0"/>
      <w:marRight w:val="0"/>
      <w:marTop w:val="0"/>
      <w:marBottom w:val="0"/>
      <w:divBdr>
        <w:top w:val="none" w:sz="0" w:space="0" w:color="auto"/>
        <w:left w:val="none" w:sz="0" w:space="0" w:color="auto"/>
        <w:bottom w:val="none" w:sz="0" w:space="0" w:color="auto"/>
        <w:right w:val="none" w:sz="0" w:space="0" w:color="auto"/>
      </w:divBdr>
      <w:divsChild>
        <w:div w:id="854348341">
          <w:marLeft w:val="0"/>
          <w:marRight w:val="0"/>
          <w:marTop w:val="0"/>
          <w:marBottom w:val="0"/>
          <w:divBdr>
            <w:top w:val="none" w:sz="0" w:space="0" w:color="auto"/>
            <w:left w:val="none" w:sz="0" w:space="0" w:color="auto"/>
            <w:bottom w:val="none" w:sz="0" w:space="0" w:color="auto"/>
            <w:right w:val="none" w:sz="0" w:space="0" w:color="auto"/>
          </w:divBdr>
          <w:divsChild>
            <w:div w:id="1568488674">
              <w:marLeft w:val="0"/>
              <w:marRight w:val="0"/>
              <w:marTop w:val="0"/>
              <w:marBottom w:val="0"/>
              <w:divBdr>
                <w:top w:val="none" w:sz="0" w:space="0" w:color="auto"/>
                <w:left w:val="none" w:sz="0" w:space="0" w:color="auto"/>
                <w:bottom w:val="none" w:sz="0" w:space="0" w:color="auto"/>
                <w:right w:val="none" w:sz="0" w:space="0" w:color="auto"/>
              </w:divBdr>
              <w:divsChild>
                <w:div w:id="345716399">
                  <w:marLeft w:val="0"/>
                  <w:marRight w:val="0"/>
                  <w:marTop w:val="0"/>
                  <w:marBottom w:val="0"/>
                  <w:divBdr>
                    <w:top w:val="none" w:sz="0" w:space="0" w:color="auto"/>
                    <w:left w:val="none" w:sz="0" w:space="0" w:color="auto"/>
                    <w:bottom w:val="none" w:sz="0" w:space="0" w:color="auto"/>
                    <w:right w:val="none" w:sz="0" w:space="0" w:color="auto"/>
                  </w:divBdr>
                  <w:divsChild>
                    <w:div w:id="8911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676987">
      <w:bodyDiv w:val="1"/>
      <w:marLeft w:val="0"/>
      <w:marRight w:val="0"/>
      <w:marTop w:val="0"/>
      <w:marBottom w:val="0"/>
      <w:divBdr>
        <w:top w:val="none" w:sz="0" w:space="0" w:color="auto"/>
        <w:left w:val="none" w:sz="0" w:space="0" w:color="auto"/>
        <w:bottom w:val="none" w:sz="0" w:space="0" w:color="auto"/>
        <w:right w:val="none" w:sz="0" w:space="0" w:color="auto"/>
      </w:divBdr>
      <w:divsChild>
        <w:div w:id="15739543">
          <w:marLeft w:val="0"/>
          <w:marRight w:val="0"/>
          <w:marTop w:val="0"/>
          <w:marBottom w:val="0"/>
          <w:divBdr>
            <w:top w:val="none" w:sz="0" w:space="0" w:color="auto"/>
            <w:left w:val="none" w:sz="0" w:space="0" w:color="auto"/>
            <w:bottom w:val="none" w:sz="0" w:space="0" w:color="auto"/>
            <w:right w:val="none" w:sz="0" w:space="0" w:color="auto"/>
          </w:divBdr>
        </w:div>
        <w:div w:id="2033341692">
          <w:marLeft w:val="0"/>
          <w:marRight w:val="0"/>
          <w:marTop w:val="0"/>
          <w:marBottom w:val="0"/>
          <w:divBdr>
            <w:top w:val="none" w:sz="0" w:space="0" w:color="auto"/>
            <w:left w:val="none" w:sz="0" w:space="0" w:color="auto"/>
            <w:bottom w:val="none" w:sz="0" w:space="0" w:color="auto"/>
            <w:right w:val="none" w:sz="0" w:space="0" w:color="auto"/>
          </w:divBdr>
        </w:div>
      </w:divsChild>
    </w:div>
    <w:div w:id="1671448002">
      <w:bodyDiv w:val="1"/>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672415045">
              <w:marLeft w:val="0"/>
              <w:marRight w:val="0"/>
              <w:marTop w:val="0"/>
              <w:marBottom w:val="0"/>
              <w:divBdr>
                <w:top w:val="none" w:sz="0" w:space="0" w:color="auto"/>
                <w:left w:val="none" w:sz="0" w:space="0" w:color="auto"/>
                <w:bottom w:val="none" w:sz="0" w:space="0" w:color="auto"/>
                <w:right w:val="none" w:sz="0" w:space="0" w:color="auto"/>
              </w:divBdr>
              <w:divsChild>
                <w:div w:id="551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77655">
      <w:bodyDiv w:val="1"/>
      <w:marLeft w:val="0"/>
      <w:marRight w:val="0"/>
      <w:marTop w:val="0"/>
      <w:marBottom w:val="0"/>
      <w:divBdr>
        <w:top w:val="none" w:sz="0" w:space="0" w:color="auto"/>
        <w:left w:val="none" w:sz="0" w:space="0" w:color="auto"/>
        <w:bottom w:val="none" w:sz="0" w:space="0" w:color="auto"/>
        <w:right w:val="none" w:sz="0" w:space="0" w:color="auto"/>
      </w:divBdr>
      <w:divsChild>
        <w:div w:id="170147393">
          <w:marLeft w:val="0"/>
          <w:marRight w:val="0"/>
          <w:marTop w:val="0"/>
          <w:marBottom w:val="0"/>
          <w:divBdr>
            <w:top w:val="none" w:sz="0" w:space="0" w:color="auto"/>
            <w:left w:val="none" w:sz="0" w:space="0" w:color="auto"/>
            <w:bottom w:val="none" w:sz="0" w:space="0" w:color="auto"/>
            <w:right w:val="none" w:sz="0" w:space="0" w:color="auto"/>
          </w:divBdr>
          <w:divsChild>
            <w:div w:id="1099987179">
              <w:marLeft w:val="0"/>
              <w:marRight w:val="0"/>
              <w:marTop w:val="0"/>
              <w:marBottom w:val="0"/>
              <w:divBdr>
                <w:top w:val="none" w:sz="0" w:space="0" w:color="auto"/>
                <w:left w:val="none" w:sz="0" w:space="0" w:color="auto"/>
                <w:bottom w:val="none" w:sz="0" w:space="0" w:color="auto"/>
                <w:right w:val="none" w:sz="0" w:space="0" w:color="auto"/>
              </w:divBdr>
              <w:divsChild>
                <w:div w:id="10750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11753">
      <w:bodyDiv w:val="1"/>
      <w:marLeft w:val="0"/>
      <w:marRight w:val="0"/>
      <w:marTop w:val="0"/>
      <w:marBottom w:val="0"/>
      <w:divBdr>
        <w:top w:val="none" w:sz="0" w:space="0" w:color="auto"/>
        <w:left w:val="none" w:sz="0" w:space="0" w:color="auto"/>
        <w:bottom w:val="none" w:sz="0" w:space="0" w:color="auto"/>
        <w:right w:val="none" w:sz="0" w:space="0" w:color="auto"/>
      </w:divBdr>
      <w:divsChild>
        <w:div w:id="1093669535">
          <w:marLeft w:val="0"/>
          <w:marRight w:val="0"/>
          <w:marTop w:val="0"/>
          <w:marBottom w:val="0"/>
          <w:divBdr>
            <w:top w:val="none" w:sz="0" w:space="0" w:color="auto"/>
            <w:left w:val="none" w:sz="0" w:space="0" w:color="auto"/>
            <w:bottom w:val="none" w:sz="0" w:space="0" w:color="auto"/>
            <w:right w:val="none" w:sz="0" w:space="0" w:color="auto"/>
          </w:divBdr>
          <w:divsChild>
            <w:div w:id="1639147402">
              <w:marLeft w:val="0"/>
              <w:marRight w:val="0"/>
              <w:marTop w:val="0"/>
              <w:marBottom w:val="0"/>
              <w:divBdr>
                <w:top w:val="none" w:sz="0" w:space="0" w:color="auto"/>
                <w:left w:val="none" w:sz="0" w:space="0" w:color="auto"/>
                <w:bottom w:val="none" w:sz="0" w:space="0" w:color="auto"/>
                <w:right w:val="none" w:sz="0" w:space="0" w:color="auto"/>
              </w:divBdr>
              <w:divsChild>
                <w:div w:id="10652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06264">
      <w:bodyDiv w:val="1"/>
      <w:marLeft w:val="0"/>
      <w:marRight w:val="0"/>
      <w:marTop w:val="0"/>
      <w:marBottom w:val="0"/>
      <w:divBdr>
        <w:top w:val="none" w:sz="0" w:space="0" w:color="auto"/>
        <w:left w:val="none" w:sz="0" w:space="0" w:color="auto"/>
        <w:bottom w:val="none" w:sz="0" w:space="0" w:color="auto"/>
        <w:right w:val="none" w:sz="0" w:space="0" w:color="auto"/>
      </w:divBdr>
      <w:divsChild>
        <w:div w:id="316420075">
          <w:marLeft w:val="0"/>
          <w:marRight w:val="0"/>
          <w:marTop w:val="0"/>
          <w:marBottom w:val="0"/>
          <w:divBdr>
            <w:top w:val="none" w:sz="0" w:space="0" w:color="auto"/>
            <w:left w:val="none" w:sz="0" w:space="0" w:color="auto"/>
            <w:bottom w:val="none" w:sz="0" w:space="0" w:color="auto"/>
            <w:right w:val="none" w:sz="0" w:space="0" w:color="auto"/>
          </w:divBdr>
          <w:divsChild>
            <w:div w:id="1966033816">
              <w:marLeft w:val="0"/>
              <w:marRight w:val="0"/>
              <w:marTop w:val="0"/>
              <w:marBottom w:val="0"/>
              <w:divBdr>
                <w:top w:val="none" w:sz="0" w:space="0" w:color="auto"/>
                <w:left w:val="none" w:sz="0" w:space="0" w:color="auto"/>
                <w:bottom w:val="none" w:sz="0" w:space="0" w:color="auto"/>
                <w:right w:val="none" w:sz="0" w:space="0" w:color="auto"/>
              </w:divBdr>
              <w:divsChild>
                <w:div w:id="1911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61741">
      <w:bodyDiv w:val="1"/>
      <w:marLeft w:val="0"/>
      <w:marRight w:val="0"/>
      <w:marTop w:val="0"/>
      <w:marBottom w:val="0"/>
      <w:divBdr>
        <w:top w:val="none" w:sz="0" w:space="0" w:color="auto"/>
        <w:left w:val="none" w:sz="0" w:space="0" w:color="auto"/>
        <w:bottom w:val="none" w:sz="0" w:space="0" w:color="auto"/>
        <w:right w:val="none" w:sz="0" w:space="0" w:color="auto"/>
      </w:divBdr>
    </w:div>
    <w:div w:id="1951815014">
      <w:bodyDiv w:val="1"/>
      <w:marLeft w:val="0"/>
      <w:marRight w:val="0"/>
      <w:marTop w:val="0"/>
      <w:marBottom w:val="0"/>
      <w:divBdr>
        <w:top w:val="none" w:sz="0" w:space="0" w:color="auto"/>
        <w:left w:val="none" w:sz="0" w:space="0" w:color="auto"/>
        <w:bottom w:val="none" w:sz="0" w:space="0" w:color="auto"/>
        <w:right w:val="none" w:sz="0" w:space="0" w:color="auto"/>
      </w:divBdr>
      <w:divsChild>
        <w:div w:id="906761841">
          <w:marLeft w:val="0"/>
          <w:marRight w:val="0"/>
          <w:marTop w:val="0"/>
          <w:marBottom w:val="0"/>
          <w:divBdr>
            <w:top w:val="none" w:sz="0" w:space="0" w:color="auto"/>
            <w:left w:val="none" w:sz="0" w:space="0" w:color="auto"/>
            <w:bottom w:val="none" w:sz="0" w:space="0" w:color="auto"/>
            <w:right w:val="none" w:sz="0" w:space="0" w:color="auto"/>
          </w:divBdr>
          <w:divsChild>
            <w:div w:id="242221174">
              <w:marLeft w:val="0"/>
              <w:marRight w:val="0"/>
              <w:marTop w:val="0"/>
              <w:marBottom w:val="0"/>
              <w:divBdr>
                <w:top w:val="none" w:sz="0" w:space="0" w:color="auto"/>
                <w:left w:val="none" w:sz="0" w:space="0" w:color="auto"/>
                <w:bottom w:val="none" w:sz="0" w:space="0" w:color="auto"/>
                <w:right w:val="none" w:sz="0" w:space="0" w:color="auto"/>
              </w:divBdr>
              <w:divsChild>
                <w:div w:id="1837647597">
                  <w:marLeft w:val="0"/>
                  <w:marRight w:val="0"/>
                  <w:marTop w:val="0"/>
                  <w:marBottom w:val="0"/>
                  <w:divBdr>
                    <w:top w:val="none" w:sz="0" w:space="0" w:color="auto"/>
                    <w:left w:val="none" w:sz="0" w:space="0" w:color="auto"/>
                    <w:bottom w:val="none" w:sz="0" w:space="0" w:color="auto"/>
                    <w:right w:val="none" w:sz="0" w:space="0" w:color="auto"/>
                  </w:divBdr>
                  <w:divsChild>
                    <w:div w:id="116261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815611">
      <w:bodyDiv w:val="1"/>
      <w:marLeft w:val="0"/>
      <w:marRight w:val="0"/>
      <w:marTop w:val="0"/>
      <w:marBottom w:val="0"/>
      <w:divBdr>
        <w:top w:val="none" w:sz="0" w:space="0" w:color="auto"/>
        <w:left w:val="none" w:sz="0" w:space="0" w:color="auto"/>
        <w:bottom w:val="none" w:sz="0" w:space="0" w:color="auto"/>
        <w:right w:val="none" w:sz="0" w:space="0" w:color="auto"/>
      </w:divBdr>
      <w:divsChild>
        <w:div w:id="1837577253">
          <w:marLeft w:val="0"/>
          <w:marRight w:val="0"/>
          <w:marTop w:val="0"/>
          <w:marBottom w:val="0"/>
          <w:divBdr>
            <w:top w:val="none" w:sz="0" w:space="0" w:color="auto"/>
            <w:left w:val="none" w:sz="0" w:space="0" w:color="auto"/>
            <w:bottom w:val="none" w:sz="0" w:space="0" w:color="auto"/>
            <w:right w:val="none" w:sz="0" w:space="0" w:color="auto"/>
          </w:divBdr>
          <w:divsChild>
            <w:div w:id="1706910219">
              <w:marLeft w:val="0"/>
              <w:marRight w:val="0"/>
              <w:marTop w:val="0"/>
              <w:marBottom w:val="0"/>
              <w:divBdr>
                <w:top w:val="none" w:sz="0" w:space="0" w:color="auto"/>
                <w:left w:val="none" w:sz="0" w:space="0" w:color="auto"/>
                <w:bottom w:val="none" w:sz="0" w:space="0" w:color="auto"/>
                <w:right w:val="none" w:sz="0" w:space="0" w:color="auto"/>
              </w:divBdr>
              <w:divsChild>
                <w:div w:id="10131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826852">
      <w:bodyDiv w:val="1"/>
      <w:marLeft w:val="0"/>
      <w:marRight w:val="0"/>
      <w:marTop w:val="0"/>
      <w:marBottom w:val="0"/>
      <w:divBdr>
        <w:top w:val="none" w:sz="0" w:space="0" w:color="auto"/>
        <w:left w:val="none" w:sz="0" w:space="0" w:color="auto"/>
        <w:bottom w:val="none" w:sz="0" w:space="0" w:color="auto"/>
        <w:right w:val="none" w:sz="0" w:space="0" w:color="auto"/>
      </w:divBdr>
      <w:divsChild>
        <w:div w:id="1401714396">
          <w:marLeft w:val="0"/>
          <w:marRight w:val="0"/>
          <w:marTop w:val="0"/>
          <w:marBottom w:val="0"/>
          <w:divBdr>
            <w:top w:val="none" w:sz="0" w:space="0" w:color="auto"/>
            <w:left w:val="none" w:sz="0" w:space="0" w:color="auto"/>
            <w:bottom w:val="none" w:sz="0" w:space="0" w:color="auto"/>
            <w:right w:val="none" w:sz="0" w:space="0" w:color="auto"/>
          </w:divBdr>
          <w:divsChild>
            <w:div w:id="311493371">
              <w:marLeft w:val="0"/>
              <w:marRight w:val="0"/>
              <w:marTop w:val="0"/>
              <w:marBottom w:val="0"/>
              <w:divBdr>
                <w:top w:val="none" w:sz="0" w:space="0" w:color="auto"/>
                <w:left w:val="none" w:sz="0" w:space="0" w:color="auto"/>
                <w:bottom w:val="none" w:sz="0" w:space="0" w:color="auto"/>
                <w:right w:val="none" w:sz="0" w:space="0" w:color="auto"/>
              </w:divBdr>
              <w:divsChild>
                <w:div w:id="155373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reme.justia.com/us/461/1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8624</Words>
  <Characters>49160</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Mermaids Shelf</dc:creator>
  <cp:keywords/>
  <dc:description/>
  <cp:lastModifiedBy>Byron Wilson</cp:lastModifiedBy>
  <cp:revision>2</cp:revision>
  <dcterms:created xsi:type="dcterms:W3CDTF">2024-01-22T00:01:00Z</dcterms:created>
  <dcterms:modified xsi:type="dcterms:W3CDTF">2024-01-22T00:01:00Z</dcterms:modified>
</cp:coreProperties>
</file>